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F550" w14:textId="2AC31D66" w:rsidR="003556C3" w:rsidRPr="00ED59A9" w:rsidRDefault="00ED59A9" w:rsidP="003556C3">
      <w:pPr>
        <w:spacing w:before="100" w:beforeAutospacing="1" w:after="100" w:afterAutospacing="1"/>
        <w:jc w:val="center"/>
        <w:outlineLvl w:val="0"/>
        <w:rPr>
          <w:rFonts w:ascii="Times New Roman" w:eastAsia="Times New Roman" w:hAnsi="Times New Roman" w:cs="Times New Roman"/>
          <w:b/>
          <w:bCs/>
          <w:color w:val="000000"/>
          <w:kern w:val="36"/>
          <w:sz w:val="40"/>
          <w:szCs w:val="40"/>
          <w14:ligatures w14:val="none"/>
        </w:rPr>
      </w:pPr>
      <w:r w:rsidRPr="00ED59A9">
        <w:rPr>
          <w:rFonts w:ascii="Times New Roman" w:eastAsia="Times New Roman" w:hAnsi="Times New Roman" w:cs="Times New Roman"/>
          <w:b/>
          <w:bCs/>
          <w:color w:val="000000"/>
          <w:kern w:val="36"/>
          <w:sz w:val="40"/>
          <w:szCs w:val="40"/>
          <w14:ligatures w14:val="none"/>
        </w:rPr>
        <w:t>Wildfire Evacuation Community-Informed Modeling and Optimization for Los Angeles County</w:t>
      </w:r>
    </w:p>
    <w:p w14:paraId="04300C9B" w14:textId="17A74C0E" w:rsidR="00ED59A9" w:rsidRDefault="00ED59A9" w:rsidP="00D44446">
      <w:pPr>
        <w:pStyle w:val="Heading1"/>
      </w:pPr>
      <w:r w:rsidRPr="00ED59A9">
        <w:t>Executive Su</w:t>
      </w:r>
      <w:r w:rsidR="00EC6B47">
        <w:t>m</w:t>
      </w:r>
      <w:r w:rsidRPr="00ED59A9">
        <w:t>mary</w:t>
      </w:r>
    </w:p>
    <w:p w14:paraId="58B65EFA" w14:textId="7C33372D" w:rsidR="00972F48" w:rsidRDefault="00972F48" w:rsidP="00972F48">
      <w:pPr>
        <w:pStyle w:val="NormalWeb"/>
        <w:rPr>
          <w:color w:val="000000"/>
        </w:rPr>
      </w:pPr>
      <w:r>
        <w:rPr>
          <w:color w:val="000000"/>
        </w:rPr>
        <w:t>The project</w:t>
      </w:r>
      <w:r>
        <w:rPr>
          <w:rStyle w:val="apple-converted-space"/>
          <w:color w:val="000000"/>
        </w:rPr>
        <w:t> </w:t>
      </w:r>
      <w:r>
        <w:rPr>
          <w:rStyle w:val="Emphasis"/>
          <w:color w:val="000000"/>
        </w:rPr>
        <w:t>Wildfire Evacuation Community-Informed M</w:t>
      </w:r>
      <w:r w:rsidR="00093B8F">
        <w:rPr>
          <w:rStyle w:val="Emphasis"/>
          <w:color w:val="000000"/>
        </w:rPr>
        <w:t>o</w:t>
      </w:r>
      <w:r>
        <w:rPr>
          <w:rStyle w:val="Emphasis"/>
          <w:color w:val="000000"/>
        </w:rPr>
        <w:t>deling and Optimization for Los Angeles County</w:t>
      </w:r>
      <w:r>
        <w:rPr>
          <w:rStyle w:val="apple-converted-space"/>
          <w:color w:val="000000"/>
        </w:rPr>
        <w:t> </w:t>
      </w:r>
      <w:r>
        <w:rPr>
          <w:color w:val="000000"/>
        </w:rPr>
        <w:t>was successfully completed, addressing critical gaps in evacuation planning through a combination of community engagement, advanced data analysis, and model calibration. Our team integrated firsthand accounts from wildfire-affected residents, social media analyses, and probabilistic evacuation modeling to produce a refined and validated framework for improving wildfire evacuation strategies in Los Angeles County.</w:t>
      </w:r>
    </w:p>
    <w:p w14:paraId="67666F50" w14:textId="77777777" w:rsidR="00972F48" w:rsidRDefault="00972F48" w:rsidP="00972F48">
      <w:pPr>
        <w:pStyle w:val="NormalWeb"/>
        <w:rPr>
          <w:color w:val="000000"/>
        </w:rPr>
      </w:pPr>
      <w:r>
        <w:rPr>
          <w:color w:val="000000"/>
        </w:rPr>
        <w:t>We conducted structured interviews and surveys with residents impacted by the Palisades and Eaton Fires, capturing detailed insights into decision-making timelines, transportation barriers, communication effectiveness, and social dynamics during evacuation. This data was collected under strict ethical protocols that prioritized voluntary participation, anonymity, and trauma-sensitive engagement. The community input provided a unique lens into the distinct evacuation behaviors across diverse socioeconomic and geographic settings within the county.</w:t>
      </w:r>
    </w:p>
    <w:p w14:paraId="5FC94FBD" w14:textId="77777777" w:rsidR="00972F48" w:rsidRDefault="00972F48" w:rsidP="00972F48">
      <w:pPr>
        <w:pStyle w:val="NormalWeb"/>
        <w:rPr>
          <w:color w:val="000000"/>
        </w:rPr>
      </w:pPr>
      <w:r>
        <w:rPr>
          <w:color w:val="000000"/>
        </w:rPr>
        <w:t>Complementing these efforts, we applied natural language processing (NLP) and sentiment analysis to thousands of social media posts related to recent wildfires. This enabled us to identify large-scale behavioral trends, emergent challenges with official communications, and real-time decision-making factors that may not have been fully captured through direct interviews alone.</w:t>
      </w:r>
    </w:p>
    <w:p w14:paraId="4904F348" w14:textId="77777777" w:rsidR="00972F48" w:rsidRDefault="00972F48" w:rsidP="00972F48">
      <w:pPr>
        <w:pStyle w:val="NormalWeb"/>
        <w:rPr>
          <w:color w:val="000000"/>
        </w:rPr>
      </w:pPr>
      <w:r>
        <w:rPr>
          <w:color w:val="000000"/>
        </w:rPr>
        <w:t>The collected data was used to calibrate our existing wildfire evacuation model, which integrates fire dynamics, human behavior, and traffic simulation within a Bayesian agent-based framework. Community insights were embedded directly into the human behavior sub-model, while traffic simulations were updated using local GIS and OpenStreetMap data to better reflect congestion patterns during evacuations. The model was then validated against observed evacuation outcomes from recent Los Angeles County wildfires, demonstrating improved accuracy in predicting Required Safe Egress Time (RSET), Available Safe Egress Time (ASET), and congestion bottlenecks compared to the pre-calibration version.</w:t>
      </w:r>
    </w:p>
    <w:p w14:paraId="5DF5E107" w14:textId="77777777" w:rsidR="00972F48" w:rsidRDefault="00972F48" w:rsidP="00972F48">
      <w:pPr>
        <w:pStyle w:val="NormalWeb"/>
        <w:rPr>
          <w:color w:val="000000"/>
        </w:rPr>
      </w:pPr>
      <w:r>
        <w:rPr>
          <w:color w:val="000000"/>
        </w:rPr>
        <w:t>The project has delivered multiple tangible outcomes:</w:t>
      </w:r>
    </w:p>
    <w:p w14:paraId="3CC6BB82" w14:textId="77777777" w:rsidR="00972F48" w:rsidRDefault="00972F48" w:rsidP="00972F48">
      <w:pPr>
        <w:pStyle w:val="NormalWeb"/>
        <w:numPr>
          <w:ilvl w:val="0"/>
          <w:numId w:val="13"/>
        </w:numPr>
        <w:rPr>
          <w:color w:val="000000"/>
        </w:rPr>
      </w:pPr>
      <w:r>
        <w:rPr>
          <w:color w:val="000000"/>
        </w:rPr>
        <w:t>A calibrated and validated LA County evacuation model, tailored to community-specific behaviors and road conditions.</w:t>
      </w:r>
    </w:p>
    <w:p w14:paraId="2F144EA2" w14:textId="77777777" w:rsidR="00972F48" w:rsidRDefault="00972F48" w:rsidP="00972F48">
      <w:pPr>
        <w:pStyle w:val="NormalWeb"/>
        <w:numPr>
          <w:ilvl w:val="0"/>
          <w:numId w:val="13"/>
        </w:numPr>
        <w:rPr>
          <w:color w:val="000000"/>
        </w:rPr>
      </w:pPr>
      <w:r>
        <w:rPr>
          <w:color w:val="000000"/>
        </w:rPr>
        <w:t>An anonymized behavioral dataset from residents and a complementary text-mined social media database.</w:t>
      </w:r>
    </w:p>
    <w:p w14:paraId="39195F9D" w14:textId="77777777" w:rsidR="00972F48" w:rsidRDefault="00972F48" w:rsidP="00972F48">
      <w:pPr>
        <w:pStyle w:val="NormalWeb"/>
        <w:numPr>
          <w:ilvl w:val="0"/>
          <w:numId w:val="13"/>
        </w:numPr>
        <w:rPr>
          <w:color w:val="000000"/>
        </w:rPr>
      </w:pPr>
      <w:r>
        <w:rPr>
          <w:color w:val="000000"/>
        </w:rPr>
        <w:t>Technical reports and policy briefings for county emergency managers, outlining targeted interventions to improve evacuation efficiency.</w:t>
      </w:r>
    </w:p>
    <w:p w14:paraId="1D75DDCF" w14:textId="77777777" w:rsidR="00972F48" w:rsidRDefault="00972F48" w:rsidP="00972F48">
      <w:pPr>
        <w:pStyle w:val="NormalWeb"/>
        <w:numPr>
          <w:ilvl w:val="0"/>
          <w:numId w:val="13"/>
        </w:numPr>
        <w:rPr>
          <w:color w:val="000000"/>
        </w:rPr>
      </w:pPr>
      <w:r>
        <w:rPr>
          <w:color w:val="000000"/>
        </w:rPr>
        <w:t>Actionable recommendations for enhancing communication strategies, optimizing traffic management, and prioritizing at-risk populations.</w:t>
      </w:r>
    </w:p>
    <w:p w14:paraId="4DCB0486" w14:textId="77777777" w:rsidR="00972F48" w:rsidRDefault="00972F48" w:rsidP="00972F48">
      <w:pPr>
        <w:pStyle w:val="NormalWeb"/>
        <w:rPr>
          <w:color w:val="000000"/>
        </w:rPr>
      </w:pPr>
      <w:r>
        <w:rPr>
          <w:color w:val="000000"/>
        </w:rPr>
        <w:lastRenderedPageBreak/>
        <w:t>The impact of this work is significant. For Los Angeles County, the refined evacuation model enables emergency managers to plan and implement more effective, evidence-based evacuation strategies, directly improving public safety and resilience. At a broader scale, the methodologies developed through this project serve as a template for wildfire-prone regions across the United States and internationally, offering transferable tools for community-informed evacuation planning in an era of climate-driven wildfire intensification.</w:t>
      </w:r>
    </w:p>
    <w:p w14:paraId="260996FC" w14:textId="556DD94F" w:rsidR="00972F48" w:rsidRPr="00ED599F" w:rsidRDefault="00972F48" w:rsidP="00ED599F">
      <w:pPr>
        <w:pStyle w:val="NormalWeb"/>
        <w:rPr>
          <w:color w:val="000000"/>
        </w:rPr>
      </w:pPr>
      <w:r>
        <w:rPr>
          <w:color w:val="000000"/>
        </w:rPr>
        <w:t>This project demonstrates the value of combining rigorous scientific modeling with community-driven data collection. By ensuring that evacuation strategies reflect how people actually behave during crisis situations, the work enhances both the accuracy and the legitimacy of emergency planning, helping communities prepare more effectively for future wildfire events.</w:t>
      </w:r>
    </w:p>
    <w:p w14:paraId="0E04C4AE" w14:textId="46FE38A8" w:rsidR="00ED59A9" w:rsidRDefault="00ED59A9" w:rsidP="00D44446">
      <w:pPr>
        <w:pStyle w:val="Heading1"/>
      </w:pPr>
      <w:r w:rsidRPr="00ED59A9">
        <w:t>Introduction &amp; Background</w:t>
      </w:r>
    </w:p>
    <w:p w14:paraId="07D5FBB8" w14:textId="21D058BA" w:rsidR="00A40A16" w:rsidRPr="00AC62C9" w:rsidRDefault="00A40A16" w:rsidP="00A40A16">
      <w:pPr>
        <w:pStyle w:val="NormalWeb"/>
        <w:rPr>
          <w:color w:val="000000"/>
        </w:rPr>
      </w:pPr>
      <w:r w:rsidRPr="00AC62C9">
        <w:rPr>
          <w:color w:val="000000"/>
        </w:rPr>
        <w:t>Wildfires in Los Angeles County have become increasingly destructive and unpredictable, exposing serious challenges in evacuation planning and execution. Recent events such as the Palisades Fire and the Eaton Fire highlighted critical gaps in current evacuation protocols, including delayed warnings, road congestion, uneven community preparedness, and difficulties in reaching vulnerable populations. These shortcomings placed residents at heightened risk and underscored the urgent need for evacuation models that account for the complexity of human behavior in high-stress, rapidly evolving disaster scenarios.</w:t>
      </w:r>
    </w:p>
    <w:p w14:paraId="372665BC" w14:textId="77777777" w:rsidR="00A40A16" w:rsidRPr="00AC62C9" w:rsidRDefault="00A40A16" w:rsidP="00A40A16">
      <w:pPr>
        <w:pStyle w:val="NormalWeb"/>
        <w:rPr>
          <w:color w:val="000000"/>
        </w:rPr>
      </w:pPr>
      <w:r w:rsidRPr="00AC62C9">
        <w:rPr>
          <w:color w:val="000000"/>
        </w:rPr>
        <w:t>Traditional evacuation models often rely on generalized assumptions about how individuals respond to evacuation orders. However, real-world behaviors are shaped by psychological, social, and economic factors that vary significantly across communities. For example, residents in the Pacific Palisades—a coastal community with higher income levels—often had greater access to transportation, resources, and pre-prepared evacuation plans. In contrast, working-class neighborhoods in Altadena and surrounding areas experienced greater barriers, including limited mobility, financial constraints, and reduced access to timely communication. These variations revealed that evacuation models built on uniform behavioral assumptions could not adequately capture the diversity of responses within Los Angeles County.</w:t>
      </w:r>
    </w:p>
    <w:p w14:paraId="5719B75C" w14:textId="77777777" w:rsidR="00A40A16" w:rsidRPr="00AC62C9" w:rsidRDefault="00A40A16" w:rsidP="00A40A16">
      <w:pPr>
        <w:pStyle w:val="NormalWeb"/>
        <w:rPr>
          <w:color w:val="000000"/>
        </w:rPr>
      </w:pPr>
      <w:r w:rsidRPr="00AC62C9">
        <w:rPr>
          <w:color w:val="000000"/>
        </w:rPr>
        <w:t>This project addressed those gaps by building directly on our prior work developing a wildfire evacuation model. Our earlier framework combined fire dynamics, human behavior modeling, and traffic simulation to estimate evacuation timelines under different conditions. While effective at a general level, it required calibration with community-specific data to improve accuracy and real-world applicability. Through this project, we integrated community-informed insights—gathered via structured interviews, surveys, and social media analysis—into the model’s Bayesian agent-based architecture, enabling probabilistic inferences that reflect actual decision-making processes and traffic patterns during wildfires.</w:t>
      </w:r>
    </w:p>
    <w:p w14:paraId="109C2B00" w14:textId="77777777" w:rsidR="00A40A16" w:rsidRPr="00AC62C9" w:rsidRDefault="00A40A16" w:rsidP="00A40A16">
      <w:pPr>
        <w:pStyle w:val="NormalWeb"/>
        <w:rPr>
          <w:color w:val="000000"/>
        </w:rPr>
      </w:pPr>
      <w:r w:rsidRPr="00AC62C9">
        <w:rPr>
          <w:color w:val="000000"/>
        </w:rPr>
        <w:t xml:space="preserve">The urgency of this work was amplified by two factors. First, wildfire survivors retain vivid memories of evacuation decisions and obstacles in the immediate aftermath of a disaster, but these memories fade quickly over time or may be lost altogether as displaced residents relocate. Capturing this information promptly was essential for data accuracy and completeness. Second, climate change continues to intensify wildfire risks across California, with rising temperatures, </w:t>
      </w:r>
      <w:r w:rsidRPr="00AC62C9">
        <w:rPr>
          <w:color w:val="000000"/>
        </w:rPr>
        <w:lastRenderedPageBreak/>
        <w:t>prolonged droughts, and stronger winds producing fires that spread faster, burn hotter, and threaten larger populations. In this context, improving evacuation strategies was not only timely but critical, ensuring that public safety planning keeps pace with evolving wildfire threats.</w:t>
      </w:r>
    </w:p>
    <w:p w14:paraId="37C2C3B2" w14:textId="2055654D" w:rsidR="00A40A16" w:rsidRPr="00AC62C9" w:rsidRDefault="00A40A16" w:rsidP="00ED599F">
      <w:pPr>
        <w:pStyle w:val="NormalWeb"/>
        <w:rPr>
          <w:color w:val="000000"/>
        </w:rPr>
      </w:pPr>
      <w:r w:rsidRPr="00AC62C9">
        <w:rPr>
          <w:color w:val="000000"/>
        </w:rPr>
        <w:t>By combining advanced modeling techniques with community-driven data, this project produced an evacuation framework that is both scientifically rigorous and socially grounded. The result is a tool that enhances preparedness in Los Angeles County while also providing a transferable template for wildfire-prone regions worldwide.</w:t>
      </w:r>
    </w:p>
    <w:p w14:paraId="58B3BFA0" w14:textId="77777777" w:rsidR="00ED599F" w:rsidRPr="00AC62C9" w:rsidRDefault="00ED599F" w:rsidP="00ED599F">
      <w:pPr>
        <w:pStyle w:val="NormalWeb"/>
        <w:rPr>
          <w:color w:val="000000"/>
        </w:rPr>
      </w:pPr>
    </w:p>
    <w:p w14:paraId="5ADC8CFB" w14:textId="06877CAE"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Evacuation modeling has long been central to disaster risk reduction research across earthquakes, floods, hurricanes, tsunamis, and industrial accidents. Early crowd and pedestrian models established foundations for representing congestion, bottlenecks, and flow interactions during emergencies, even with some apparent limitations in data collection and assumption making</w:t>
      </w:r>
      <w:sdt>
        <w:sdtPr>
          <w:rPr>
            <w:rFonts w:ascii="Times New Roman" w:hAnsi="Times New Roman" w:cs="Times New Roman"/>
            <w:color w:val="000000" w:themeColor="text1"/>
          </w:rPr>
          <w:tag w:val="MENDELEY_CITATION_v3_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"/>
          <w:id w:val="1849541952"/>
          <w:placeholder>
            <w:docPart w:val="DefaultPlaceholder_-1854013440"/>
          </w:placeholder>
        </w:sdtPr>
        <w:sdtContent>
          <w:sdt>
            <w:sdtPr>
              <w:rPr>
                <w:rFonts w:ascii="Times New Roman" w:eastAsia="Arial" w:hAnsi="Times New Roman" w:cs="Times New Roman"/>
                <w:color w:val="000000" w:themeColor="text1"/>
              </w:rPr>
              <w:id w:val="-847098415"/>
              <w:citation/>
            </w:sdtPr>
            <w:sdtContent>
              <w:r w:rsidR="005771BF" w:rsidRPr="00D32966">
                <w:rPr>
                  <w:rFonts w:ascii="Times New Roman" w:eastAsia="Arial" w:hAnsi="Times New Roman" w:cs="Times New Roman"/>
                  <w:color w:val="000000" w:themeColor="text1"/>
                </w:rPr>
                <w:fldChar w:fldCharType="begin"/>
              </w:r>
              <w:r w:rsidR="005771BF" w:rsidRPr="00D32966">
                <w:rPr>
                  <w:rFonts w:ascii="Times New Roman" w:eastAsia="Arial" w:hAnsi="Times New Roman" w:cs="Times New Roman"/>
                  <w:color w:val="000000" w:themeColor="text1"/>
                </w:rPr>
                <w:instrText xml:space="preserve"> CITATION Zhu24 \l 1033 </w:instrText>
              </w:r>
              <w:r w:rsidR="005771B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[1]</w:t>
              </w:r>
              <w:r w:rsidR="005771BF" w:rsidRPr="00D32966">
                <w:rPr>
                  <w:rFonts w:ascii="Times New Roman" w:eastAsia="Arial" w:hAnsi="Times New Roman" w:cs="Times New Roman"/>
                  <w:color w:val="000000" w:themeColor="text1"/>
                </w:rPr>
                <w:fldChar w:fldCharType="end"/>
              </w:r>
            </w:sdtContent>
          </w:sdt>
        </w:sdtContent>
      </w:sdt>
      <w:r w:rsidRPr="00D32966">
        <w:rPr>
          <w:rFonts w:ascii="Times New Roman" w:hAnsi="Times New Roman" w:cs="Times New Roman"/>
          <w:color w:val="000000" w:themeColor="text1"/>
        </w:rPr>
        <w:t xml:space="preserve">. Building upon these foundations, recent advances increasingly employ agent-based modeling (ABM), in which individuals are represented as autonomous decision-making entities interacting with their environment and other evacuees. Recent ABM evacuation frameworks have been </w:t>
      </w:r>
      <w:r w:rsidRPr="00D32966">
        <w:rPr>
          <w:rFonts w:ascii="Times New Roman" w:eastAsia="Arial" w:hAnsi="Times New Roman" w:cs="Times New Roman"/>
          <w:color w:val="000000" w:themeColor="text1"/>
        </w:rPr>
        <w:t xml:space="preserve">validated in buildings, hospitals, and urban-scale facilities, demonstrating scalability, the ability to express unique agent or individual behavior, behavior realism caused by stress or hysteria, herding behavior, and rerouting adaptation </w:t>
      </w:r>
      <w:sdt>
        <w:sdtPr>
          <w:rPr>
            <w:rFonts w:ascii="Times New Roman" w:eastAsia="Arial" w:hAnsi="Times New Roman" w:cs="Times New Roman"/>
            <w:color w:val="000000" w:themeColor="text1"/>
          </w:rPr>
          <w:id w:val="-1452237394"/>
          <w:citation/>
        </w:sdtPr>
        <w:sdtContent>
          <w:r w:rsidR="00194B5B" w:rsidRPr="00D32966">
            <w:rPr>
              <w:rFonts w:ascii="Times New Roman" w:eastAsia="Arial" w:hAnsi="Times New Roman" w:cs="Times New Roman"/>
              <w:color w:val="000000" w:themeColor="text1"/>
            </w:rPr>
            <w:fldChar w:fldCharType="begin"/>
          </w:r>
          <w:r w:rsidR="00AD5163" w:rsidRPr="00D32966">
            <w:rPr>
              <w:rFonts w:ascii="Times New Roman" w:eastAsia="Arial" w:hAnsi="Times New Roman" w:cs="Times New Roman"/>
              <w:noProof/>
              <w:color w:val="000000" w:themeColor="text1"/>
            </w:rPr>
            <w:instrText xml:space="preserve">CITATION 2 \l 1033 </w:instrText>
          </w:r>
          <w:r w:rsidR="00194B5B"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w:t>
          </w:r>
          <w:r w:rsidR="00194B5B" w:rsidRPr="00D32966">
            <w:rPr>
              <w:rFonts w:ascii="Times New Roman" w:eastAsia="Arial" w:hAnsi="Times New Roman" w:cs="Times New Roman"/>
              <w:color w:val="000000" w:themeColor="text1"/>
            </w:rPr>
            <w:fldChar w:fldCharType="end"/>
          </w:r>
        </w:sdtContent>
      </w:sdt>
      <w:r w:rsidR="007C6B64" w:rsidRPr="00D32966">
        <w:rPr>
          <w:rFonts w:ascii="Times New Roman" w:eastAsia="Arial" w:hAnsi="Times New Roman" w:cs="Times New Roman"/>
          <w:noProof/>
          <w:color w:val="000000" w:themeColor="text1"/>
        </w:rPr>
        <w:t>,</w:t>
      </w:r>
      <w:sdt>
        <w:sdtPr>
          <w:rPr>
            <w:rFonts w:ascii="Times New Roman" w:eastAsia="Arial" w:hAnsi="Times New Roman" w:cs="Times New Roman"/>
            <w:noProof/>
            <w:color w:val="000000" w:themeColor="text1"/>
          </w:rPr>
          <w:id w:val="1872259698"/>
          <w:citation/>
        </w:sdtPr>
        <w:sdtContent>
          <w:r w:rsidR="007C6B64" w:rsidRPr="00D32966">
            <w:rPr>
              <w:rFonts w:ascii="Times New Roman" w:eastAsia="Arial" w:hAnsi="Times New Roman" w:cs="Times New Roman"/>
              <w:noProof/>
              <w:color w:val="000000" w:themeColor="text1"/>
            </w:rPr>
            <w:fldChar w:fldCharType="begin"/>
          </w:r>
          <w:r w:rsidR="00AD5163" w:rsidRPr="00D32966">
            <w:rPr>
              <w:rFonts w:ascii="Times New Roman" w:eastAsia="Arial" w:hAnsi="Times New Roman" w:cs="Times New Roman"/>
              <w:noProof/>
              <w:color w:val="000000" w:themeColor="text1"/>
            </w:rPr>
            <w:instrText xml:space="preserve">CITATION 3 \l 1033 </w:instrText>
          </w:r>
          <w:r w:rsidR="007C6B64" w:rsidRPr="00D32966">
            <w:rPr>
              <w:rFonts w:ascii="Times New Roman" w:eastAsia="Arial" w:hAnsi="Times New Roman" w:cs="Times New Roman"/>
              <w:noProof/>
              <w:color w:val="000000" w:themeColor="text1"/>
            </w:rPr>
            <w:fldChar w:fldCharType="separate"/>
          </w:r>
          <w:r w:rsidR="004625F4" w:rsidRPr="00D32966">
            <w:rPr>
              <w:rFonts w:ascii="Times New Roman" w:eastAsia="Arial" w:hAnsi="Times New Roman" w:cs="Times New Roman"/>
              <w:noProof/>
              <w:color w:val="000000" w:themeColor="text1"/>
            </w:rPr>
            <w:t xml:space="preserve"> [3]</w:t>
          </w:r>
          <w:r w:rsidR="007C6B64" w:rsidRPr="00D32966">
            <w:rPr>
              <w:rFonts w:ascii="Times New Roman" w:eastAsia="Arial" w:hAnsi="Times New Roman" w:cs="Times New Roman"/>
              <w:noProof/>
              <w:color w:val="000000" w:themeColor="text1"/>
            </w:rPr>
            <w:fldChar w:fldCharType="end"/>
          </w:r>
        </w:sdtContent>
      </w:sdt>
      <w:r w:rsidR="007C6B64" w:rsidRPr="00D32966">
        <w:rPr>
          <w:rFonts w:ascii="Times New Roman" w:eastAsia="Arial" w:hAnsi="Times New Roman" w:cs="Times New Roman"/>
          <w:noProof/>
          <w:color w:val="000000" w:themeColor="text1"/>
        </w:rPr>
        <w:t>.</w:t>
      </w:r>
      <w:r w:rsidRPr="00D32966">
        <w:rPr>
          <w:rFonts w:ascii="Times New Roman" w:eastAsia="Arial" w:hAnsi="Times New Roman" w:cs="Times New Roman"/>
          <w:color w:val="000000" w:themeColor="text1"/>
        </w:rPr>
        <w:t xml:space="preserve"> These developments established advancements in varying evacuation models, while also introducing agent behavior as a significant factor to incorporate in such models rather than </w:t>
      </w:r>
      <w:r w:rsidR="007C6B64" w:rsidRPr="00D32966">
        <w:rPr>
          <w:rFonts w:ascii="Times New Roman" w:eastAsia="Arial" w:hAnsi="Times New Roman" w:cs="Times New Roman"/>
          <w:color w:val="000000" w:themeColor="text1"/>
        </w:rPr>
        <w:t xml:space="preserve">purely simulating environmental conditions, like traffic and disaster spread.  </w:t>
      </w:r>
    </w:p>
    <w:p w14:paraId="6AC72385" w14:textId="38B80229"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 xml:space="preserve">Evacuation modeling studies have shown that evacuation outcomes depend not only on infrastructure but individual knowledge, perception, and behavior as well. Simulation experiments show that assigning agents varying levels of spatial familiarity, access to guidance, and situation awareness produces substantial differences in evacuation completion time and congestion patterns </w:t>
      </w:r>
      <w:sdt>
        <w:sdtPr>
          <w:rPr>
            <w:rFonts w:ascii="Times New Roman" w:eastAsia="Arial" w:hAnsi="Times New Roman" w:cs="Times New Roman"/>
            <w:color w:val="000000" w:themeColor="text1"/>
          </w:rPr>
          <w:id w:val="2003304103"/>
          <w:citation/>
        </w:sdtPr>
        <w:sdtContent>
          <w:r w:rsidR="007C6B64" w:rsidRPr="00D32966">
            <w:rPr>
              <w:rFonts w:ascii="Times New Roman" w:eastAsia="Arial" w:hAnsi="Times New Roman" w:cs="Times New Roman"/>
              <w:color w:val="000000" w:themeColor="text1"/>
            </w:rPr>
            <w:fldChar w:fldCharType="begin"/>
          </w:r>
          <w:r w:rsidR="00AD5163" w:rsidRPr="00D32966">
            <w:rPr>
              <w:rFonts w:ascii="Times New Roman" w:eastAsia="Arial" w:hAnsi="Times New Roman" w:cs="Times New Roman"/>
              <w:color w:val="000000" w:themeColor="text1"/>
            </w:rPr>
            <w:instrText xml:space="preserve">CITATION 4 \l 1033 </w:instrText>
          </w:r>
          <w:r w:rsidR="007C6B64"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[4]</w:t>
          </w:r>
          <w:r w:rsidR="007C6B64"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sdt>
        <w:sdtPr>
          <w:rPr>
            <w:rFonts w:ascii="Times New Roman" w:eastAsia="Arial" w:hAnsi="Times New Roman" w:cs="Times New Roman"/>
            <w:color w:val="000000" w:themeColor="text1"/>
          </w:rPr>
          <w:id w:val="2138375690"/>
          <w:citation/>
        </w:sdtPr>
        <w:sdtContent>
          <w:r w:rsidR="007C6B64" w:rsidRPr="00D32966">
            <w:rPr>
              <w:rFonts w:ascii="Times New Roman" w:eastAsia="Arial" w:hAnsi="Times New Roman" w:cs="Times New Roman"/>
              <w:color w:val="000000" w:themeColor="text1"/>
            </w:rPr>
            <w:fldChar w:fldCharType="begin"/>
          </w:r>
          <w:r w:rsidR="00AD5163" w:rsidRPr="00D32966">
            <w:rPr>
              <w:rFonts w:ascii="Times New Roman" w:eastAsia="Arial" w:hAnsi="Times New Roman" w:cs="Times New Roman"/>
              <w:color w:val="000000" w:themeColor="text1"/>
            </w:rPr>
            <w:instrText xml:space="preserve">CITATION 5 \l 1033 </w:instrText>
          </w:r>
          <w:r w:rsidR="007C6B64"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[5]</w:t>
          </w:r>
          <w:r w:rsidR="007C6B64"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Adaptive routing and dynamic decision-update mechanisms further improve evacuation efficiency compared with static shortest-path assumptions, highlighting the role of cognition and information processing in evacuation behavior</w:t>
      </w:r>
      <w:r w:rsidR="00AD5163"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772080659"/>
          <w:citation/>
        </w:sdtPr>
        <w:sdtContent>
          <w:r w:rsidR="00AD5163" w:rsidRPr="00D32966">
            <w:rPr>
              <w:rFonts w:ascii="Times New Roman" w:eastAsia="Arial" w:hAnsi="Times New Roman" w:cs="Times New Roman"/>
              <w:color w:val="000000" w:themeColor="text1"/>
            </w:rPr>
            <w:fldChar w:fldCharType="begin"/>
          </w:r>
          <w:r w:rsidR="00AD5163" w:rsidRPr="00D32966">
            <w:rPr>
              <w:rFonts w:ascii="Times New Roman" w:eastAsia="Arial" w:hAnsi="Times New Roman" w:cs="Times New Roman"/>
              <w:color w:val="000000" w:themeColor="text1"/>
            </w:rPr>
            <w:instrText xml:space="preserve">CITATION 4 \l 1033 </w:instrText>
          </w:r>
          <w:r w:rsidR="00AD5163"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[4]</w:t>
          </w:r>
          <w:r w:rsidR="00AD5163" w:rsidRPr="00D32966">
            <w:rPr>
              <w:rFonts w:ascii="Times New Roman" w:eastAsia="Arial" w:hAnsi="Times New Roman" w:cs="Times New Roman"/>
              <w:color w:val="000000" w:themeColor="text1"/>
            </w:rPr>
            <w:fldChar w:fldCharType="end"/>
          </w:r>
        </w:sdtContent>
      </w:sdt>
      <w:r w:rsidR="00AD5163" w:rsidRPr="00D32966">
        <w:rPr>
          <w:rFonts w:ascii="Times New Roman" w:eastAsia="Arial" w:hAnsi="Times New Roman" w:cs="Times New Roman"/>
          <w:color w:val="000000" w:themeColor="text1"/>
        </w:rPr>
        <w:t xml:space="preserve">. </w:t>
      </w:r>
    </w:p>
    <w:p w14:paraId="7020D87F" w14:textId="06ED5077"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Recent evacuation research increasingly integrates psychological and cognitive realism into simulation systems. Hybrid choice and latent-variable models quantify how panic, confidence, trust, and environmental familiarity influence evacuation route choice and hesitation prior to movement</w:t>
      </w:r>
      <w:sdt>
        <w:sdtPr>
          <w:rPr>
            <w:rFonts w:ascii="Times New Roman" w:eastAsia="Arial" w:hAnsi="Times New Roman" w:cs="Times New Roman"/>
            <w:color w:val="000000" w:themeColor="text1"/>
          </w:rPr>
          <w:id w:val="244615466"/>
          <w:citation/>
        </w:sdtPr>
        <w:sdtContent>
          <w:r w:rsidR="002B3401" w:rsidRPr="00D32966">
            <w:rPr>
              <w:rFonts w:ascii="Times New Roman" w:eastAsia="Arial" w:hAnsi="Times New Roman" w:cs="Times New Roman"/>
              <w:color w:val="000000" w:themeColor="text1"/>
            </w:rPr>
            <w:fldChar w:fldCharType="begin"/>
          </w:r>
          <w:r w:rsidR="002B3401" w:rsidRPr="00D32966">
            <w:rPr>
              <w:rFonts w:ascii="Times New Roman" w:eastAsia="Arial" w:hAnsi="Times New Roman" w:cs="Times New Roman"/>
              <w:color w:val="000000" w:themeColor="text1"/>
            </w:rPr>
            <w:instrText xml:space="preserve"> CITATION Wan24 \l 1033 </w:instrText>
          </w:r>
          <w:r w:rsidR="002B3401"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[6]</w:t>
          </w:r>
          <w:r w:rsidR="002B3401"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Behavioral rule-based ABM frameworks further demonstrate that authority cues, social influence, and observation of others significantly shape pre-evacuation delay and departure timing </w:t>
      </w:r>
      <w:sdt>
        <w:sdtPr>
          <w:rPr>
            <w:rFonts w:ascii="Times New Roman" w:eastAsia="Arial" w:hAnsi="Times New Roman" w:cs="Times New Roman"/>
            <w:color w:val="000000" w:themeColor="text1"/>
          </w:rPr>
          <w:id w:val="-1042293959"/>
          <w:citation/>
        </w:sdtPr>
        <w:sdtContent>
          <w:r w:rsidR="00D90C2F" w:rsidRPr="00D32966">
            <w:rPr>
              <w:rFonts w:ascii="Times New Roman" w:eastAsia="Arial" w:hAnsi="Times New Roman" w:cs="Times New Roman"/>
              <w:color w:val="000000" w:themeColor="text1"/>
            </w:rPr>
            <w:fldChar w:fldCharType="begin"/>
          </w:r>
          <w:r w:rsidR="00D90C2F" w:rsidRPr="00D32966">
            <w:rPr>
              <w:rFonts w:ascii="Times New Roman" w:eastAsia="Arial" w:hAnsi="Times New Roman" w:cs="Times New Roman"/>
              <w:color w:val="000000" w:themeColor="text1"/>
            </w:rPr>
            <w:instrText xml:space="preserve"> CITATION 3 \l 1033 </w:instrText>
          </w:r>
          <w:r w:rsidR="00D90C2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[3]</w:t>
          </w:r>
          <w:r w:rsidR="00D90C2F"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These studies consistently show that evacuation behavior is variable and cannot be accurately represented through uniform response-time or compliance assumptions </w:t>
      </w:r>
      <w:sdt>
        <w:sdtPr>
          <w:rPr>
            <w:rFonts w:ascii="Times New Roman" w:eastAsia="Arial" w:hAnsi="Times New Roman" w:cs="Times New Roman"/>
            <w:color w:val="000000" w:themeColor="text1"/>
          </w:rPr>
          <w:id w:val="1038635499"/>
          <w:citation/>
        </w:sdtPr>
        <w:sdtContent>
          <w:r w:rsidR="00D90C2F" w:rsidRPr="00D32966">
            <w:rPr>
              <w:rFonts w:ascii="Times New Roman" w:eastAsia="Arial" w:hAnsi="Times New Roman" w:cs="Times New Roman"/>
              <w:color w:val="000000" w:themeColor="text1"/>
            </w:rPr>
            <w:fldChar w:fldCharType="begin"/>
          </w:r>
          <w:r w:rsidR="00D90C2F" w:rsidRPr="00D32966">
            <w:rPr>
              <w:rFonts w:ascii="Times New Roman" w:eastAsia="Arial" w:hAnsi="Times New Roman" w:cs="Times New Roman"/>
              <w:color w:val="000000" w:themeColor="text1"/>
            </w:rPr>
            <w:instrText xml:space="preserve"> CITATION Wan24 \l 1033 </w:instrText>
          </w:r>
          <w:r w:rsidR="00D90C2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[6]</w:t>
          </w:r>
          <w:r w:rsidR="00D90C2F" w:rsidRPr="00D32966">
            <w:rPr>
              <w:rFonts w:ascii="Times New Roman" w:eastAsia="Arial" w:hAnsi="Times New Roman" w:cs="Times New Roman"/>
              <w:color w:val="000000" w:themeColor="text1"/>
            </w:rPr>
            <w:fldChar w:fldCharType="end"/>
          </w:r>
        </w:sdtContent>
      </w:sdt>
      <w:r w:rsidR="00D90C2F"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166671497"/>
          <w:citation/>
        </w:sdtPr>
        <w:sdtContent>
          <w:r w:rsidR="00D90C2F" w:rsidRPr="00D32966">
            <w:rPr>
              <w:rFonts w:ascii="Times New Roman" w:eastAsia="Arial" w:hAnsi="Times New Roman" w:cs="Times New Roman"/>
              <w:color w:val="000000" w:themeColor="text1"/>
            </w:rPr>
            <w:fldChar w:fldCharType="begin"/>
          </w:r>
          <w:r w:rsidR="00D90C2F" w:rsidRPr="00D32966">
            <w:rPr>
              <w:rFonts w:ascii="Times New Roman" w:eastAsia="Arial" w:hAnsi="Times New Roman" w:cs="Times New Roman"/>
              <w:color w:val="000000" w:themeColor="text1"/>
            </w:rPr>
            <w:instrText xml:space="preserve"> CITATION Kar24 \l 1033 </w:instrText>
          </w:r>
          <w:r w:rsidR="00D90C2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[7]</w:t>
          </w:r>
          <w:r w:rsidR="00D90C2F" w:rsidRPr="00D32966">
            <w:rPr>
              <w:rFonts w:ascii="Times New Roman" w:eastAsia="Arial" w:hAnsi="Times New Roman" w:cs="Times New Roman"/>
              <w:color w:val="000000" w:themeColor="text1"/>
            </w:rPr>
            <w:fldChar w:fldCharType="end"/>
          </w:r>
        </w:sdtContent>
      </w:sdt>
      <w:r w:rsidR="00D90C2F" w:rsidRPr="00D32966">
        <w:rPr>
          <w:rFonts w:ascii="Times New Roman" w:eastAsia="Arial" w:hAnsi="Times New Roman" w:cs="Times New Roman"/>
          <w:color w:val="000000" w:themeColor="text1"/>
        </w:rPr>
        <w:t>.</w:t>
      </w:r>
    </w:p>
    <w:p w14:paraId="43D976C2" w14:textId="6F66A38A"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 xml:space="preserve">Empirical validation of behavioral models has advanced through virtual-reality and serious-game experiments that measure how individuals respond to alarms, authority instructions, and crowd movement under simulated emergencies while not putting any individual in danger </w:t>
      </w:r>
      <w:sdt>
        <w:sdtPr>
          <w:rPr>
            <w:rFonts w:ascii="Times New Roman" w:eastAsia="Arial" w:hAnsi="Times New Roman" w:cs="Times New Roman"/>
            <w:color w:val="000000" w:themeColor="text1"/>
          </w:rPr>
          <w:id w:val="362636510"/>
          <w:citation/>
        </w:sdtPr>
        <w:sdtContent>
          <w:r w:rsidR="00D90C2F" w:rsidRPr="00D32966">
            <w:rPr>
              <w:rFonts w:ascii="Times New Roman" w:eastAsia="Arial" w:hAnsi="Times New Roman" w:cs="Times New Roman"/>
              <w:color w:val="000000" w:themeColor="text1"/>
            </w:rPr>
            <w:fldChar w:fldCharType="begin"/>
          </w:r>
          <w:r w:rsidR="00D90C2F" w:rsidRPr="00D32966">
            <w:rPr>
              <w:rFonts w:ascii="Times New Roman" w:eastAsia="Arial" w:hAnsi="Times New Roman" w:cs="Times New Roman"/>
              <w:color w:val="000000" w:themeColor="text1"/>
            </w:rPr>
            <w:instrText xml:space="preserve"> CITATION 8 \l 1033 </w:instrText>
          </w:r>
          <w:r w:rsidR="00D90C2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[8]</w:t>
          </w:r>
          <w:r w:rsidR="00D90C2F"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Complementary data-driven studies</w:t>
      </w:r>
      <w:r w:rsidR="008D2AE6" w:rsidRPr="00D32966">
        <w:rPr>
          <w:rFonts w:ascii="Times New Roman" w:eastAsia="Arial" w:hAnsi="Times New Roman" w:cs="Times New Roman"/>
          <w:color w:val="000000" w:themeColor="text1"/>
        </w:rPr>
        <w:t xml:space="preserve">, </w:t>
      </w:r>
      <w:r w:rsidRPr="00D32966">
        <w:rPr>
          <w:rFonts w:ascii="Times New Roman" w:eastAsia="Arial" w:hAnsi="Times New Roman" w:cs="Times New Roman"/>
          <w:color w:val="000000" w:themeColor="text1"/>
        </w:rPr>
        <w:t xml:space="preserve">social-media-derived behavioral data and optimization models provide additional evidence that real evacuation decisions vary substantially across </w:t>
      </w:r>
      <w:r w:rsidRPr="00D32966">
        <w:rPr>
          <w:rFonts w:ascii="Times New Roman" w:eastAsia="Arial" w:hAnsi="Times New Roman" w:cs="Times New Roman"/>
          <w:color w:val="000000" w:themeColor="text1"/>
        </w:rPr>
        <w:lastRenderedPageBreak/>
        <w:t>populations and contexts, causing differences in evacuation rate</w:t>
      </w:r>
      <w:r w:rsidR="00E948F1" w:rsidRPr="00D32966">
        <w:rPr>
          <w:rFonts w:ascii="Times New Roman" w:eastAsia="Arial" w:hAnsi="Times New Roman" w:cs="Times New Roman"/>
          <w:color w:val="000000" w:themeColor="text1"/>
        </w:rPr>
        <w:t xml:space="preserve"> when a natural disaster occurs</w:t>
      </w:r>
      <w:r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2027249343"/>
          <w:citation/>
        </w:sdtPr>
        <w:sdtContent>
          <w:r w:rsidR="00D90C2F" w:rsidRPr="00D32966">
            <w:rPr>
              <w:rFonts w:ascii="Times New Roman" w:eastAsia="Arial" w:hAnsi="Times New Roman" w:cs="Times New Roman"/>
              <w:color w:val="000000" w:themeColor="text1"/>
            </w:rPr>
            <w:fldChar w:fldCharType="begin"/>
          </w:r>
          <w:r w:rsidR="00D90C2F" w:rsidRPr="00D32966">
            <w:rPr>
              <w:rFonts w:ascii="Times New Roman" w:eastAsia="Arial" w:hAnsi="Times New Roman" w:cs="Times New Roman"/>
              <w:color w:val="000000" w:themeColor="text1"/>
            </w:rPr>
            <w:instrText xml:space="preserve"> CITATION Ras25 \l 1033 </w:instrText>
          </w:r>
          <w:r w:rsidR="00D90C2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[9]</w:t>
          </w:r>
          <w:r w:rsidR="00D90C2F"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r w:rsidR="00D90C2F"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442638335"/>
          <w:citation/>
        </w:sdtPr>
        <w:sdtContent>
          <w:r w:rsidR="0040581E" w:rsidRPr="00D32966">
            <w:rPr>
              <w:rFonts w:ascii="Times New Roman" w:eastAsia="Arial" w:hAnsi="Times New Roman" w:cs="Times New Roman"/>
              <w:color w:val="000000" w:themeColor="text1"/>
            </w:rPr>
            <w:fldChar w:fldCharType="begin"/>
          </w:r>
          <w:r w:rsidR="0040581E" w:rsidRPr="00D32966">
            <w:rPr>
              <w:rFonts w:ascii="Times New Roman" w:eastAsia="Arial" w:hAnsi="Times New Roman" w:cs="Times New Roman"/>
              <w:color w:val="000000" w:themeColor="text1"/>
            </w:rPr>
            <w:instrText xml:space="preserve"> CITATION Sen24 \l 1033 </w:instrText>
          </w:r>
          <w:r w:rsidR="0040581E"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[10]</w:t>
          </w:r>
          <w:r w:rsidR="0040581E"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Collectively, these findings demonstrate that realistic evacuation-time prediction requires explicit representation of cognitive, emotional, and social processes rather than purely physical movement constraints, such as traffic data and evacuation routes. </w:t>
      </w:r>
    </w:p>
    <w:p w14:paraId="32774235" w14:textId="3071558F"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Within the broader evacuation literature, wildfire evacuation has become a rapidly expanding research focus due to escalating wildland–urban interface risk, as evidenced by the 2025 Palisades Fire in Southern California</w:t>
      </w:r>
      <w:sdt>
        <w:sdtPr>
          <w:rPr>
            <w:rFonts w:ascii="Times New Roman" w:eastAsia="Arial" w:hAnsi="Times New Roman" w:cs="Times New Roman"/>
            <w:color w:val="000000" w:themeColor="text1"/>
          </w:rPr>
          <w:id w:val="963078225"/>
          <w:citation/>
        </w:sdtPr>
        <w:sdtContent>
          <w:r w:rsidR="0040581E" w:rsidRPr="00D32966">
            <w:rPr>
              <w:rFonts w:ascii="Times New Roman" w:eastAsia="Arial" w:hAnsi="Times New Roman" w:cs="Times New Roman"/>
              <w:color w:val="000000" w:themeColor="text1"/>
            </w:rPr>
            <w:fldChar w:fldCharType="begin"/>
          </w:r>
          <w:r w:rsidR="0040581E" w:rsidRPr="00D32966">
            <w:rPr>
              <w:rFonts w:ascii="Times New Roman" w:eastAsia="Arial" w:hAnsi="Times New Roman" w:cs="Times New Roman"/>
              <w:color w:val="000000" w:themeColor="text1"/>
            </w:rPr>
            <w:instrText xml:space="preserve"> CITATION Din26 \l 1033 </w:instrText>
          </w:r>
          <w:r w:rsidR="0040581E"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[11]</w:t>
          </w:r>
          <w:r w:rsidR="0040581E"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Unlike sudden-onset hazards, wildfires evolve dynamically over extended periods, </w:t>
      </w:r>
      <w:r w:rsidR="002C2AEA" w:rsidRPr="00D32966">
        <w:rPr>
          <w:rFonts w:ascii="Times New Roman" w:eastAsia="Arial" w:hAnsi="Times New Roman" w:cs="Times New Roman"/>
          <w:color w:val="000000" w:themeColor="text1"/>
        </w:rPr>
        <w:t>giving</w:t>
      </w:r>
      <w:r w:rsidRPr="00D32966">
        <w:rPr>
          <w:rFonts w:ascii="Times New Roman" w:eastAsia="Arial" w:hAnsi="Times New Roman" w:cs="Times New Roman"/>
          <w:color w:val="000000" w:themeColor="text1"/>
        </w:rPr>
        <w:t xml:space="preserve"> residents discretionary time to interpret risk and decide when to evacuate. Consequently, wildfire research emphasizes evacuation timing rather than solely travel time or route choice.</w:t>
      </w:r>
    </w:p>
    <w:p w14:paraId="2FC741F4" w14:textId="4410C372"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 xml:space="preserve">Recent wildfire evacuation studies employ ABM and transportation-based simulation to estimate clearance times and congestion under varying fire-spread and warning scenarios depending on community infrastructure and resources </w:t>
      </w:r>
      <w:sdt>
        <w:sdtPr>
          <w:rPr>
            <w:rFonts w:ascii="Times New Roman" w:eastAsia="Arial" w:hAnsi="Times New Roman" w:cs="Times New Roman"/>
            <w:color w:val="000000" w:themeColor="text1"/>
          </w:rPr>
          <w:id w:val="-2113577467"/>
          <w:citation/>
        </w:sdtPr>
        <w:sdtContent>
          <w:r w:rsidR="0040581E" w:rsidRPr="00D32966">
            <w:rPr>
              <w:rFonts w:ascii="Times New Roman" w:eastAsia="Arial" w:hAnsi="Times New Roman" w:cs="Times New Roman"/>
              <w:color w:val="000000" w:themeColor="text1"/>
            </w:rPr>
            <w:fldChar w:fldCharType="begin"/>
          </w:r>
          <w:r w:rsidR="0040581E" w:rsidRPr="00D32966">
            <w:rPr>
              <w:rFonts w:ascii="Times New Roman" w:eastAsia="Arial" w:hAnsi="Times New Roman" w:cs="Times New Roman"/>
              <w:color w:val="000000" w:themeColor="text1"/>
            </w:rPr>
            <w:instrText xml:space="preserve"> CITATION 12 \l 1033 </w:instrText>
          </w:r>
          <w:r w:rsidR="0040581E"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[12]</w:t>
          </w:r>
          <w:r w:rsidR="0040581E"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2098209128"/>
          <w:citation/>
        </w:sdtPr>
        <w:sdtContent>
          <w:r w:rsidR="00093B8F" w:rsidRPr="00D32966">
            <w:rPr>
              <w:rFonts w:ascii="Times New Roman" w:eastAsia="Arial" w:hAnsi="Times New Roman" w:cs="Times New Roman"/>
              <w:color w:val="000000" w:themeColor="text1"/>
            </w:rPr>
            <w:fldChar w:fldCharType="begin"/>
          </w:r>
          <w:r w:rsidR="00093B8F" w:rsidRPr="00D32966">
            <w:rPr>
              <w:rFonts w:ascii="Times New Roman" w:eastAsia="Arial" w:hAnsi="Times New Roman" w:cs="Times New Roman"/>
              <w:color w:val="000000" w:themeColor="text1"/>
            </w:rPr>
            <w:instrText xml:space="preserve"> CITATION LiP24 \l 1033 </w:instrText>
          </w:r>
          <w:r w:rsidR="00093B8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[13]</w:t>
          </w:r>
          <w:r w:rsidR="00093B8F"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Other simulations like optimization-based evacuation planning models further seek to maximize clearance efficiency under wildfire conditions using hybrid heuristic and Benders decomposition methods to determine the best evacuation plan for a given community</w:t>
      </w:r>
      <w:r w:rsidR="00093B8F"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144127822"/>
          <w:citation/>
        </w:sdtPr>
        <w:sdtContent>
          <w:r w:rsidR="00093B8F" w:rsidRPr="00D32966">
            <w:rPr>
              <w:rFonts w:ascii="Times New Roman" w:eastAsia="Arial" w:hAnsi="Times New Roman" w:cs="Times New Roman"/>
              <w:color w:val="000000" w:themeColor="text1"/>
            </w:rPr>
            <w:fldChar w:fldCharType="begin"/>
          </w:r>
          <w:r w:rsidR="00093B8F" w:rsidRPr="00D32966">
            <w:rPr>
              <w:rFonts w:ascii="Times New Roman" w:eastAsia="Arial" w:hAnsi="Times New Roman" w:cs="Times New Roman"/>
              <w:color w:val="000000" w:themeColor="text1"/>
            </w:rPr>
            <w:instrText xml:space="preserve"> CITATION Big25 \l 1033 </w:instrText>
          </w:r>
          <w:r w:rsidR="00093B8F"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[14]</w:t>
          </w:r>
          <w:r w:rsidR="00093B8F"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Additionally, social media data analysis similar to the analysis done by Rashid et</w:t>
      </w:r>
      <w:r w:rsidR="00AC2B47" w:rsidRPr="00D32966">
        <w:rPr>
          <w:rFonts w:ascii="Times New Roman" w:eastAsia="Arial" w:hAnsi="Times New Roman" w:cs="Times New Roman"/>
          <w:color w:val="000000" w:themeColor="text1"/>
        </w:rPr>
        <w:t xml:space="preserve"> </w:t>
      </w:r>
      <w:r w:rsidRPr="00D32966">
        <w:rPr>
          <w:rFonts w:ascii="Times New Roman" w:eastAsia="Arial" w:hAnsi="Times New Roman" w:cs="Times New Roman"/>
          <w:color w:val="000000" w:themeColor="text1"/>
        </w:rPr>
        <w:t xml:space="preserve">al. </w:t>
      </w:r>
      <w:sdt>
        <w:sdtPr>
          <w:rPr>
            <w:rFonts w:ascii="Times New Roman" w:eastAsia="Arial" w:hAnsi="Times New Roman" w:cs="Times New Roman"/>
            <w:color w:val="000000" w:themeColor="text1"/>
          </w:rPr>
          <w:id w:val="-584071456"/>
          <w:citation/>
        </w:sdtPr>
        <w:sdtContent>
          <w:r w:rsidR="002C2AEA" w:rsidRPr="00D32966">
            <w:rPr>
              <w:rFonts w:ascii="Times New Roman" w:eastAsia="Arial" w:hAnsi="Times New Roman" w:cs="Times New Roman"/>
              <w:color w:val="000000" w:themeColor="text1"/>
            </w:rPr>
            <w:fldChar w:fldCharType="begin"/>
          </w:r>
          <w:r w:rsidR="002C2AEA" w:rsidRPr="00D32966">
            <w:rPr>
              <w:rFonts w:ascii="Times New Roman" w:eastAsia="Arial" w:hAnsi="Times New Roman" w:cs="Times New Roman"/>
              <w:color w:val="000000" w:themeColor="text1"/>
            </w:rPr>
            <w:instrText xml:space="preserve"> CITATION Ras25 \l 1033 </w:instrText>
          </w:r>
          <w:r w:rsidR="002C2AEA"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[9]</w:t>
          </w:r>
          <w:r w:rsidR="002C2AEA" w:rsidRPr="00D32966">
            <w:rPr>
              <w:rFonts w:ascii="Times New Roman" w:eastAsia="Arial" w:hAnsi="Times New Roman" w:cs="Times New Roman"/>
              <w:color w:val="000000" w:themeColor="text1"/>
            </w:rPr>
            <w:fldChar w:fldCharType="end"/>
          </w:r>
        </w:sdtContent>
      </w:sdt>
      <w:r w:rsidR="002C2AEA" w:rsidRPr="00D32966">
        <w:rPr>
          <w:rFonts w:ascii="Times New Roman" w:eastAsia="Arial" w:hAnsi="Times New Roman" w:cs="Times New Roman"/>
          <w:color w:val="000000" w:themeColor="text1"/>
        </w:rPr>
        <w:t xml:space="preserve"> h</w:t>
      </w:r>
      <w:r w:rsidRPr="00D32966">
        <w:rPr>
          <w:rFonts w:ascii="Times New Roman" w:eastAsia="Arial" w:hAnsi="Times New Roman" w:cs="Times New Roman"/>
          <w:color w:val="000000" w:themeColor="text1"/>
        </w:rPr>
        <w:t xml:space="preserve">as been conducted for wildfires, </w:t>
      </w:r>
      <w:r w:rsidR="008D2AE6" w:rsidRPr="00D32966">
        <w:rPr>
          <w:rFonts w:ascii="Times New Roman" w:eastAsia="Arial" w:hAnsi="Times New Roman" w:cs="Times New Roman"/>
          <w:color w:val="000000" w:themeColor="text1"/>
        </w:rPr>
        <w:t>comparing</w:t>
      </w:r>
      <w:r w:rsidRPr="00D32966">
        <w:rPr>
          <w:rFonts w:ascii="Times New Roman" w:eastAsia="Arial" w:hAnsi="Times New Roman" w:cs="Times New Roman"/>
          <w:color w:val="000000" w:themeColor="text1"/>
        </w:rPr>
        <w:t xml:space="preserve"> the Palisades and Eaton Fires. Such social media data was utilized to calculate evacuation rates and delay timing in accordance with structure damage data to determine areas of potential danger </w:t>
      </w:r>
      <w:sdt>
        <w:sdtPr>
          <w:rPr>
            <w:rFonts w:ascii="Times New Roman" w:eastAsia="Arial" w:hAnsi="Times New Roman" w:cs="Times New Roman"/>
            <w:color w:val="000000" w:themeColor="text1"/>
          </w:rPr>
          <w:id w:val="-1199777533"/>
          <w:citation/>
        </w:sdtPr>
        <w:sdtContent>
          <w:r w:rsidR="002C2AEA" w:rsidRPr="00D32966">
            <w:rPr>
              <w:rFonts w:ascii="Times New Roman" w:eastAsia="Arial" w:hAnsi="Times New Roman" w:cs="Times New Roman"/>
              <w:color w:val="000000" w:themeColor="text1"/>
            </w:rPr>
            <w:fldChar w:fldCharType="begin"/>
          </w:r>
          <w:r w:rsidR="002C2AEA" w:rsidRPr="00D32966">
            <w:rPr>
              <w:rFonts w:ascii="Times New Roman" w:eastAsia="Arial" w:hAnsi="Times New Roman" w:cs="Times New Roman"/>
              <w:color w:val="000000" w:themeColor="text1"/>
            </w:rPr>
            <w:instrText xml:space="preserve"> CITATION Jia26 \l 1033 </w:instrText>
          </w:r>
          <w:r w:rsidR="002C2AEA"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[15]</w:t>
          </w:r>
          <w:r w:rsidR="002C2AEA" w:rsidRPr="00D32966">
            <w:rPr>
              <w:rFonts w:ascii="Times New Roman" w:eastAsia="Arial" w:hAnsi="Times New Roman" w:cs="Times New Roman"/>
              <w:color w:val="000000" w:themeColor="text1"/>
            </w:rPr>
            <w:fldChar w:fldCharType="end"/>
          </w:r>
        </w:sdtContent>
      </w:sdt>
      <w:r w:rsidR="002C2AEA" w:rsidRPr="00D32966">
        <w:rPr>
          <w:rFonts w:ascii="Times New Roman" w:eastAsia="Arial" w:hAnsi="Times New Roman" w:cs="Times New Roman"/>
          <w:color w:val="000000" w:themeColor="text1"/>
        </w:rPr>
        <w:t xml:space="preserve">, illustrating the potential of social media analysis within wildfire evacuation research. </w:t>
      </w:r>
    </w:p>
    <w:p w14:paraId="11AEBA14" w14:textId="4F9CE0D7" w:rsidR="00D32AF9" w:rsidRPr="00D32966" w:rsidRDefault="00D32AF9" w:rsidP="00D32AF9">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Additionally, parallel empirical wildfire studies demonstrate that evacuation timing is shaped by perceived threat severity depending on the individual, trust in authorities, prior wildfire experience, and access to information</w:t>
      </w:r>
      <w:r w:rsidR="004625F4"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2059923720"/>
          <w:citation/>
        </w:sdtPr>
        <w:sdtContent>
          <w:r w:rsidR="004625F4" w:rsidRPr="00D32966">
            <w:rPr>
              <w:rFonts w:ascii="Times New Roman" w:eastAsia="Arial" w:hAnsi="Times New Roman" w:cs="Times New Roman"/>
              <w:color w:val="000000" w:themeColor="text1"/>
            </w:rPr>
            <w:fldChar w:fldCharType="begin"/>
          </w:r>
          <w:r w:rsidR="004625F4" w:rsidRPr="00D32966">
            <w:rPr>
              <w:rFonts w:ascii="Times New Roman" w:eastAsia="Arial" w:hAnsi="Times New Roman" w:cs="Times New Roman"/>
              <w:color w:val="000000" w:themeColor="text1"/>
            </w:rPr>
            <w:instrText xml:space="preserve"> CITATION For24 \l 1033 </w:instrText>
          </w:r>
          <w:r w:rsidR="004625F4"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[16]</w:t>
          </w:r>
          <w:r w:rsidR="004625F4" w:rsidRPr="00D32966">
            <w:rPr>
              <w:rFonts w:ascii="Times New Roman" w:eastAsia="Arial" w:hAnsi="Times New Roman" w:cs="Times New Roman"/>
              <w:color w:val="000000" w:themeColor="text1"/>
            </w:rPr>
            <w:fldChar w:fldCharType="end"/>
          </w:r>
        </w:sdtContent>
      </w:sdt>
      <w:r w:rsidR="004625F4" w:rsidRPr="00D32966">
        <w:rPr>
          <w:rFonts w:ascii="Times New Roman" w:eastAsia="Arial" w:hAnsi="Times New Roman" w:cs="Times New Roman"/>
          <w:color w:val="000000" w:themeColor="text1"/>
        </w:rPr>
        <w:t xml:space="preserve">. </w:t>
      </w:r>
      <w:r w:rsidRPr="00D32966">
        <w:rPr>
          <w:rFonts w:ascii="Times New Roman" w:eastAsia="Arial" w:hAnsi="Times New Roman" w:cs="Times New Roman"/>
          <w:color w:val="000000" w:themeColor="text1"/>
        </w:rPr>
        <w:t>Mobility-data analyses further reveal that evacuation movement increases rapidly following initial emergency alerts but declines with repeated warnings, indicating diminishing behavioral responsiveness over time</w:t>
      </w:r>
      <w:r w:rsidR="004625F4"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675577542"/>
          <w:citation/>
        </w:sdtPr>
        <w:sdtContent>
          <w:r w:rsidR="004625F4" w:rsidRPr="00D32966">
            <w:rPr>
              <w:rFonts w:ascii="Times New Roman" w:eastAsia="Arial" w:hAnsi="Times New Roman" w:cs="Times New Roman"/>
              <w:color w:val="000000" w:themeColor="text1"/>
            </w:rPr>
            <w:fldChar w:fldCharType="begin"/>
          </w:r>
          <w:r w:rsidR="004625F4" w:rsidRPr="00D32966">
            <w:rPr>
              <w:rFonts w:ascii="Times New Roman" w:eastAsia="Arial" w:hAnsi="Times New Roman" w:cs="Times New Roman"/>
              <w:color w:val="000000" w:themeColor="text1"/>
            </w:rPr>
            <w:instrText xml:space="preserve"> CITATION For24 \l 1033 </w:instrText>
          </w:r>
          <w:r w:rsidR="004625F4"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[16]</w:t>
          </w:r>
          <w:r w:rsidR="004625F4" w:rsidRPr="00D32966">
            <w:rPr>
              <w:rFonts w:ascii="Times New Roman" w:eastAsia="Arial" w:hAnsi="Times New Roman" w:cs="Times New Roman"/>
              <w:color w:val="000000" w:themeColor="text1"/>
            </w:rPr>
            <w:fldChar w:fldCharType="end"/>
          </w:r>
        </w:sdtContent>
      </w:sdt>
      <w:r w:rsidR="004625F4" w:rsidRPr="00D32966">
        <w:rPr>
          <w:rFonts w:ascii="Times New Roman" w:eastAsia="Arial" w:hAnsi="Times New Roman" w:cs="Times New Roman"/>
          <w:color w:val="000000" w:themeColor="text1"/>
        </w:rPr>
        <w:t>.</w:t>
      </w:r>
      <w:r w:rsidRPr="00D32966">
        <w:rPr>
          <w:rFonts w:ascii="Times New Roman" w:eastAsia="Arial" w:hAnsi="Times New Roman" w:cs="Times New Roman"/>
          <w:color w:val="000000" w:themeColor="text1"/>
        </w:rPr>
        <w:t xml:space="preserve"> Such data also raises the question of evacuation timing and movement for areas that lack connectivity for mobile phone warnings, with the mobility-data analyses showing varying levels of evacuation between warned areas and not warned areas based on risk perception</w:t>
      </w:r>
      <w:r w:rsidR="004625F4"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469023655"/>
          <w:citation/>
        </w:sdtPr>
        <w:sdtContent>
          <w:r w:rsidR="004625F4" w:rsidRPr="00D32966">
            <w:rPr>
              <w:rFonts w:ascii="Times New Roman" w:eastAsia="Arial" w:hAnsi="Times New Roman" w:cs="Times New Roman"/>
              <w:color w:val="000000" w:themeColor="text1"/>
            </w:rPr>
            <w:fldChar w:fldCharType="begin"/>
          </w:r>
          <w:r w:rsidR="004625F4" w:rsidRPr="00D32966">
            <w:rPr>
              <w:rFonts w:ascii="Times New Roman" w:eastAsia="Arial" w:hAnsi="Times New Roman" w:cs="Times New Roman"/>
              <w:color w:val="000000" w:themeColor="text1"/>
            </w:rPr>
            <w:instrText xml:space="preserve"> CITATION Ele25 \l 1033 </w:instrText>
          </w:r>
          <w:r w:rsidR="004625F4"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[17]</w:t>
          </w:r>
          <w:r w:rsidR="004625F4" w:rsidRPr="00D32966">
            <w:rPr>
              <w:rFonts w:ascii="Times New Roman" w:eastAsia="Arial" w:hAnsi="Times New Roman" w:cs="Times New Roman"/>
              <w:color w:val="000000" w:themeColor="text1"/>
            </w:rPr>
            <w:fldChar w:fldCharType="end"/>
          </w:r>
        </w:sdtContent>
      </w:sdt>
      <w:r w:rsidR="004625F4" w:rsidRPr="00D32966">
        <w:rPr>
          <w:rFonts w:ascii="Times New Roman" w:eastAsia="Arial" w:hAnsi="Times New Roman" w:cs="Times New Roman"/>
          <w:color w:val="000000" w:themeColor="text1"/>
        </w:rPr>
        <w:t>.</w:t>
      </w:r>
      <w:r w:rsidRPr="00D32966">
        <w:rPr>
          <w:rFonts w:ascii="Times New Roman" w:eastAsia="Arial" w:hAnsi="Times New Roman" w:cs="Times New Roman"/>
          <w:color w:val="000000" w:themeColor="text1"/>
        </w:rPr>
        <w:t xml:space="preserve"> These findings confirm that evacuation onset is fundamentally a behavioral outcome rather than a purely administrative response to issued orders, and overall, emphasizes the importance of integrating human behavior into the creation of an accurate wildfire evacuation model. </w:t>
      </w:r>
    </w:p>
    <w:p w14:paraId="73B1E324" w14:textId="77255213" w:rsidR="00D32AF9" w:rsidRPr="00D32966" w:rsidRDefault="00D32AF9" w:rsidP="116F6DEB">
      <w:pPr>
        <w:spacing w:before="240" w:after="240"/>
        <w:rPr>
          <w:rFonts w:ascii="Times New Roman" w:eastAsia="Arial" w:hAnsi="Times New Roman" w:cs="Times New Roman"/>
          <w:color w:val="000000" w:themeColor="text1"/>
        </w:rPr>
      </w:pPr>
    </w:p>
    <w:p w14:paraId="42631BEF" w14:textId="1E88ECDD"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Despite these advances in wildfire evacuation models, comprehensive reviews note that most wildfire evacuation models frequently oversimplify human behavior and cognition through fixed departure delays or uniform compliance assumptions, despite evidence that real evacuation timing varies across households and communities due to differences in behavior and cognitive factors between subsets of people</w:t>
      </w:r>
      <w:r w:rsidR="00C842B8"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429630550"/>
          <w:citation/>
        </w:sdtPr>
        <w:sdtContent>
          <w:r w:rsidR="00C842B8" w:rsidRPr="00D32966">
            <w:rPr>
              <w:rFonts w:ascii="Times New Roman" w:eastAsia="Arial" w:hAnsi="Times New Roman" w:cs="Times New Roman"/>
              <w:color w:val="000000" w:themeColor="text1"/>
            </w:rPr>
            <w:fldChar w:fldCharType="begin"/>
          </w:r>
          <w:r w:rsidR="00C842B8" w:rsidRPr="00D32966">
            <w:rPr>
              <w:rFonts w:ascii="Times New Roman" w:eastAsia="Arial" w:hAnsi="Times New Roman" w:cs="Times New Roman"/>
              <w:color w:val="000000" w:themeColor="text1"/>
            </w:rPr>
            <w:instrText xml:space="preserve"> CITATION Kin251 \l 1033 </w:instrText>
          </w:r>
          <w:r w:rsidR="00C842B8"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[18]</w:t>
          </w:r>
          <w:r w:rsidR="00C842B8"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Such research often oversimplifies human behavior due to a lack of comprehensive theories for human behavior during natural disasters and the difficulty of collecting representative samples to investigate behavioral theories during wildfires </w:t>
      </w:r>
      <w:sdt>
        <w:sdtPr>
          <w:rPr>
            <w:rFonts w:ascii="Times New Roman" w:eastAsia="Arial" w:hAnsi="Times New Roman" w:cs="Times New Roman"/>
            <w:color w:val="000000" w:themeColor="text1"/>
          </w:rPr>
          <w:id w:val="-1300607164"/>
          <w:citation/>
        </w:sdtPr>
        <w:sdtContent>
          <w:r w:rsidR="00C842B8" w:rsidRPr="00D32966">
            <w:rPr>
              <w:rFonts w:ascii="Times New Roman" w:eastAsia="Arial" w:hAnsi="Times New Roman" w:cs="Times New Roman"/>
              <w:color w:val="000000" w:themeColor="text1"/>
            </w:rPr>
            <w:fldChar w:fldCharType="begin"/>
          </w:r>
          <w:r w:rsidR="00C842B8" w:rsidRPr="00D32966">
            <w:rPr>
              <w:rFonts w:ascii="Times New Roman" w:eastAsia="Arial" w:hAnsi="Times New Roman" w:cs="Times New Roman"/>
              <w:color w:val="000000" w:themeColor="text1"/>
            </w:rPr>
            <w:instrText xml:space="preserve"> CITATION Ron24 \l 1033 </w:instrText>
          </w:r>
          <w:r w:rsidR="00C842B8"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[19]</w:t>
          </w:r>
          <w:r w:rsidR="00C842B8"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p>
    <w:p w14:paraId="791A6E9B" w14:textId="0A90ED38"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lastRenderedPageBreak/>
        <w:t xml:space="preserve">Recognizing these challenges, emerging wildfire evacuation models increasingly integrate behaviorally enriched ABM frameworks developed in general evacuation research. As previously mentioned, these ABM models incorporate situation awareness, adaptive routing, and unique individual behavior </w:t>
      </w:r>
      <w:sdt>
        <w:sdtPr>
          <w:rPr>
            <w:rFonts w:ascii="Times New Roman" w:eastAsia="Arial" w:hAnsi="Times New Roman" w:cs="Times New Roman"/>
            <w:color w:val="000000" w:themeColor="text1"/>
          </w:rPr>
          <w:id w:val="-1032658066"/>
          <w:citation/>
        </w:sdtPr>
        <w:sdtContent>
          <w:r w:rsidR="00730082" w:rsidRPr="00D32966">
            <w:rPr>
              <w:rFonts w:ascii="Times New Roman" w:eastAsia="Arial" w:hAnsi="Times New Roman" w:cs="Times New Roman"/>
              <w:color w:val="000000" w:themeColor="text1"/>
            </w:rPr>
            <w:fldChar w:fldCharType="begin"/>
          </w:r>
          <w:r w:rsidR="00730082" w:rsidRPr="00D32966">
            <w:rPr>
              <w:rFonts w:ascii="Times New Roman" w:eastAsia="Arial" w:hAnsi="Times New Roman" w:cs="Times New Roman"/>
              <w:color w:val="000000" w:themeColor="text1"/>
            </w:rPr>
            <w:instrText xml:space="preserve"> CITATION 3 \l 1033 </w:instrText>
          </w:r>
          <w:r w:rsidR="00730082"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[3]</w:t>
          </w:r>
          <w:r w:rsidR="00730082"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sdt>
        <w:sdtPr>
          <w:rPr>
            <w:rFonts w:ascii="Times New Roman" w:eastAsia="Arial" w:hAnsi="Times New Roman" w:cs="Times New Roman"/>
            <w:color w:val="000000" w:themeColor="text1"/>
          </w:rPr>
          <w:id w:val="-821506528"/>
          <w:citation/>
        </w:sdtPr>
        <w:sdtContent>
          <w:r w:rsidR="00730082" w:rsidRPr="00D32966">
            <w:rPr>
              <w:rFonts w:ascii="Times New Roman" w:eastAsia="Arial" w:hAnsi="Times New Roman" w:cs="Times New Roman"/>
              <w:color w:val="000000" w:themeColor="text1"/>
            </w:rPr>
            <w:fldChar w:fldCharType="begin"/>
          </w:r>
          <w:r w:rsidR="00730082" w:rsidRPr="00D32966">
            <w:rPr>
              <w:rFonts w:ascii="Times New Roman" w:eastAsia="Arial" w:hAnsi="Times New Roman" w:cs="Times New Roman"/>
              <w:color w:val="000000" w:themeColor="text1"/>
            </w:rPr>
            <w:instrText xml:space="preserve"> CITATION 4 \l 1033 </w:instrText>
          </w:r>
          <w:r w:rsidR="00730082"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[4]</w:t>
          </w:r>
          <w:r w:rsidR="00730082"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r w:rsidR="00730082"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879516972"/>
          <w:citation/>
        </w:sdtPr>
        <w:sdtContent>
          <w:r w:rsidR="00730082" w:rsidRPr="00D32966">
            <w:rPr>
              <w:rFonts w:ascii="Times New Roman" w:eastAsia="Arial" w:hAnsi="Times New Roman" w:cs="Times New Roman"/>
              <w:color w:val="000000" w:themeColor="text1"/>
            </w:rPr>
            <w:fldChar w:fldCharType="begin"/>
          </w:r>
          <w:r w:rsidR="00730082" w:rsidRPr="00D32966">
            <w:rPr>
              <w:rFonts w:ascii="Times New Roman" w:eastAsia="Arial" w:hAnsi="Times New Roman" w:cs="Times New Roman"/>
              <w:color w:val="000000" w:themeColor="text1"/>
            </w:rPr>
            <w:instrText xml:space="preserve"> CITATION 5 \l 1033 </w:instrText>
          </w:r>
          <w:r w:rsidR="00730082"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[5]</w:t>
          </w:r>
          <w:r w:rsidR="00730082" w:rsidRPr="00D32966">
            <w:rPr>
              <w:rFonts w:ascii="Times New Roman" w:eastAsia="Arial" w:hAnsi="Times New Roman" w:cs="Times New Roman"/>
              <w:color w:val="000000" w:themeColor="text1"/>
            </w:rPr>
            <w:fldChar w:fldCharType="end"/>
          </w:r>
        </w:sdtContent>
      </w:sdt>
      <w:r w:rsidR="00E948F1" w:rsidRPr="00D32966">
        <w:rPr>
          <w:rFonts w:ascii="Times New Roman" w:eastAsia="Arial" w:hAnsi="Times New Roman" w:cs="Times New Roman"/>
          <w:color w:val="000000" w:themeColor="text1"/>
        </w:rPr>
        <w:t>. S</w:t>
      </w:r>
      <w:r w:rsidRPr="00D32966">
        <w:rPr>
          <w:rFonts w:ascii="Times New Roman" w:eastAsia="Arial" w:hAnsi="Times New Roman" w:cs="Times New Roman"/>
          <w:color w:val="000000" w:themeColor="text1"/>
        </w:rPr>
        <w:t xml:space="preserve">ome wildfire evacuation research has adopted a similar approach, using ABM models to simulate various wildfire evacuations </w:t>
      </w:r>
      <w:sdt>
        <w:sdtPr>
          <w:rPr>
            <w:rFonts w:ascii="Times New Roman" w:eastAsia="Arial" w:hAnsi="Times New Roman" w:cs="Times New Roman"/>
            <w:color w:val="000000" w:themeColor="text1"/>
          </w:rPr>
          <w:id w:val="1626580089"/>
          <w:citation/>
        </w:sdtPr>
        <w:sdtContent>
          <w:r w:rsidR="00730082" w:rsidRPr="00D32966">
            <w:rPr>
              <w:rFonts w:ascii="Times New Roman" w:eastAsia="Arial" w:hAnsi="Times New Roman" w:cs="Times New Roman"/>
              <w:color w:val="000000" w:themeColor="text1"/>
            </w:rPr>
            <w:fldChar w:fldCharType="begin"/>
          </w:r>
          <w:r w:rsidR="00730082" w:rsidRPr="00D32966">
            <w:rPr>
              <w:rFonts w:ascii="Times New Roman" w:eastAsia="Arial" w:hAnsi="Times New Roman" w:cs="Times New Roman"/>
              <w:color w:val="000000" w:themeColor="text1"/>
            </w:rPr>
            <w:instrText xml:space="preserve"> CITATION 12 \l 1033 </w:instrText>
          </w:r>
          <w:r w:rsidR="00730082"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[12]</w:t>
          </w:r>
          <w:r w:rsidR="00730082"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Some reviews specifically call for integrating such behavioral realism into wildfire evacuation models to better represent heterogeneity in departure timing </w:t>
      </w:r>
      <w:sdt>
        <w:sdtPr>
          <w:rPr>
            <w:rFonts w:ascii="Times New Roman" w:eastAsia="Arial" w:hAnsi="Times New Roman" w:cs="Times New Roman"/>
            <w:color w:val="000000" w:themeColor="text1"/>
          </w:rPr>
          <w:id w:val="1253084364"/>
          <w:citation/>
        </w:sdtPr>
        <w:sdtContent>
          <w:r w:rsidR="00730082" w:rsidRPr="00D32966">
            <w:rPr>
              <w:rFonts w:ascii="Times New Roman" w:eastAsia="Arial" w:hAnsi="Times New Roman" w:cs="Times New Roman"/>
              <w:color w:val="000000" w:themeColor="text1"/>
            </w:rPr>
            <w:fldChar w:fldCharType="begin"/>
          </w:r>
          <w:r w:rsidR="00730082" w:rsidRPr="00D32966">
            <w:rPr>
              <w:rFonts w:ascii="Times New Roman" w:eastAsia="Arial" w:hAnsi="Times New Roman" w:cs="Times New Roman"/>
              <w:color w:val="000000" w:themeColor="text1"/>
            </w:rPr>
            <w:instrText xml:space="preserve"> CITATION Kin251 \l 1033 </w:instrText>
          </w:r>
          <w:r w:rsidR="00730082"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[18]</w:t>
          </w:r>
          <w:r w:rsidR="00730082" w:rsidRPr="00D32966">
            <w:rPr>
              <w:rFonts w:ascii="Times New Roman" w:eastAsia="Arial" w:hAnsi="Times New Roman" w:cs="Times New Roman"/>
              <w:color w:val="000000" w:themeColor="text1"/>
            </w:rPr>
            <w:fldChar w:fldCharType="end"/>
          </w:r>
        </w:sdtContent>
      </w:sdt>
      <w:r w:rsidR="00730082"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862967276"/>
          <w:citation/>
        </w:sdtPr>
        <w:sdtContent>
          <w:r w:rsidR="00730082" w:rsidRPr="00D32966">
            <w:rPr>
              <w:rFonts w:ascii="Times New Roman" w:eastAsia="Arial" w:hAnsi="Times New Roman" w:cs="Times New Roman"/>
              <w:color w:val="000000" w:themeColor="text1"/>
            </w:rPr>
            <w:fldChar w:fldCharType="begin"/>
          </w:r>
          <w:r w:rsidR="00730082" w:rsidRPr="00D32966">
            <w:rPr>
              <w:rFonts w:ascii="Times New Roman" w:eastAsia="Arial" w:hAnsi="Times New Roman" w:cs="Times New Roman"/>
              <w:color w:val="000000" w:themeColor="text1"/>
            </w:rPr>
            <w:instrText xml:space="preserve"> CITATION Ron24 \l 1033 </w:instrText>
          </w:r>
          <w:r w:rsidR="00730082"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[19]</w:t>
          </w:r>
          <w:r w:rsidR="00730082"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p>
    <w:p w14:paraId="747B13A8" w14:textId="50701874" w:rsidR="62CB47C0" w:rsidRPr="00D32966" w:rsidRDefault="00730082" w:rsidP="00D44446">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O</w:t>
      </w:r>
      <w:r w:rsidR="62CB47C0" w:rsidRPr="00D32966">
        <w:rPr>
          <w:rFonts w:ascii="Times New Roman" w:eastAsia="Arial" w:hAnsi="Times New Roman" w:cs="Times New Roman"/>
          <w:color w:val="000000" w:themeColor="text1"/>
        </w:rPr>
        <w:t xml:space="preserve">ther current wildfire literature has </w:t>
      </w:r>
      <w:r w:rsidRPr="00D32966">
        <w:rPr>
          <w:rFonts w:ascii="Times New Roman" w:eastAsia="Arial" w:hAnsi="Times New Roman" w:cs="Times New Roman"/>
          <w:color w:val="000000" w:themeColor="text1"/>
        </w:rPr>
        <w:t xml:space="preserve">attempted to model </w:t>
      </w:r>
      <w:r w:rsidR="62CB47C0" w:rsidRPr="00D32966">
        <w:rPr>
          <w:rFonts w:ascii="Times New Roman" w:eastAsia="Arial" w:hAnsi="Times New Roman" w:cs="Times New Roman"/>
          <w:color w:val="000000" w:themeColor="text1"/>
        </w:rPr>
        <w:t xml:space="preserve">human behavior </w:t>
      </w:r>
      <w:r w:rsidRPr="00D32966">
        <w:rPr>
          <w:rFonts w:ascii="Times New Roman" w:eastAsia="Arial" w:hAnsi="Times New Roman" w:cs="Times New Roman"/>
          <w:color w:val="000000" w:themeColor="text1"/>
        </w:rPr>
        <w:t xml:space="preserve">during </w:t>
      </w:r>
      <w:r w:rsidRPr="00D32966">
        <w:rPr>
          <w:rFonts w:ascii="Times New Roman" w:hAnsi="Times New Roman" w:cs="Times New Roman"/>
          <w:color w:val="000000" w:themeColor="text1"/>
        </w:rPr>
        <w:t xml:space="preserve">wildfires </w:t>
      </w:r>
      <w:r w:rsidR="62CB47C0" w:rsidRPr="00D32966">
        <w:rPr>
          <w:rFonts w:ascii="Times New Roman" w:hAnsi="Times New Roman" w:cs="Times New Roman"/>
          <w:color w:val="000000" w:themeColor="text1"/>
        </w:rPr>
        <w:t>by</w:t>
      </w:r>
      <w:r w:rsidR="62CB47C0" w:rsidRPr="00D32966">
        <w:rPr>
          <w:rFonts w:ascii="Times New Roman" w:eastAsia="Arial" w:hAnsi="Times New Roman" w:cs="Times New Roman"/>
          <w:color w:val="000000" w:themeColor="text1"/>
        </w:rPr>
        <w:t xml:space="preserve"> using alternate methods of analysis, not just ABM models. Via Braun and Clarke’s Reflexive Thematic Analysis, it was determined that aspects of human behavior such as communication, threat detection, and protection of others, were key factors in the decision to evacuate based on seven first-hand accounts </w:t>
      </w:r>
      <w:sdt>
        <w:sdtPr>
          <w:rPr>
            <w:rFonts w:ascii="Times New Roman" w:eastAsia="Arial" w:hAnsi="Times New Roman" w:cs="Times New Roman"/>
            <w:color w:val="000000" w:themeColor="text1"/>
          </w:rPr>
          <w:id w:val="-1085068080"/>
          <w:citation/>
        </w:sdtPr>
        <w:sdtContent>
          <w:r w:rsidRPr="00D32966">
            <w:rPr>
              <w:rFonts w:ascii="Times New Roman" w:eastAsia="Arial" w:hAnsi="Times New Roman" w:cs="Times New Roman"/>
              <w:color w:val="000000" w:themeColor="text1"/>
            </w:rPr>
            <w:fldChar w:fldCharType="begin"/>
          </w:r>
          <w:r w:rsidRPr="00D32966">
            <w:rPr>
              <w:rFonts w:ascii="Times New Roman" w:eastAsia="Arial" w:hAnsi="Times New Roman" w:cs="Times New Roman"/>
              <w:color w:val="000000" w:themeColor="text1"/>
            </w:rPr>
            <w:instrText xml:space="preserve"> CITATION Van25 \l 1033 </w:instrText>
          </w:r>
          <w:r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[20]</w:t>
          </w:r>
          <w:r w:rsidRPr="00D32966">
            <w:rPr>
              <w:rFonts w:ascii="Times New Roman" w:eastAsia="Arial" w:hAnsi="Times New Roman" w:cs="Times New Roman"/>
              <w:color w:val="000000" w:themeColor="text1"/>
            </w:rPr>
            <w:fldChar w:fldCharType="end"/>
          </w:r>
        </w:sdtContent>
      </w:sdt>
      <w:r w:rsidR="62CB47C0" w:rsidRPr="00D32966">
        <w:rPr>
          <w:rFonts w:ascii="Times New Roman" w:eastAsia="Arial" w:hAnsi="Times New Roman" w:cs="Times New Roman"/>
          <w:color w:val="000000" w:themeColor="text1"/>
        </w:rPr>
        <w:t xml:space="preserve">. Other recent literature has also used large language models (LLMs) to analyze wildfire evacuation decisions. Some have given such models a reasoning formulation framework to accurately calculate evacuation probabilities </w:t>
      </w:r>
      <w:sdt>
        <w:sdtPr>
          <w:rPr>
            <w:rFonts w:ascii="Times New Roman" w:eastAsia="Arial" w:hAnsi="Times New Roman" w:cs="Times New Roman"/>
            <w:color w:val="000000" w:themeColor="text1"/>
          </w:rPr>
          <w:id w:val="-532805303"/>
          <w:citation/>
        </w:sdtPr>
        <w:sdtContent>
          <w:r w:rsidRPr="00D32966">
            <w:rPr>
              <w:rFonts w:ascii="Times New Roman" w:eastAsia="Arial" w:hAnsi="Times New Roman" w:cs="Times New Roman"/>
              <w:color w:val="000000" w:themeColor="text1"/>
            </w:rPr>
            <w:fldChar w:fldCharType="begin"/>
          </w:r>
          <w:r w:rsidRPr="00D32966">
            <w:rPr>
              <w:rFonts w:ascii="Times New Roman" w:eastAsia="Arial" w:hAnsi="Times New Roman" w:cs="Times New Roman"/>
              <w:color w:val="000000" w:themeColor="text1"/>
            </w:rPr>
            <w:instrText xml:space="preserve"> CITATION Che25 \l 1033 </w:instrText>
          </w:r>
          <w:r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[21]</w:t>
          </w:r>
          <w:r w:rsidRPr="00D32966">
            <w:rPr>
              <w:rFonts w:ascii="Times New Roman" w:eastAsia="Arial" w:hAnsi="Times New Roman" w:cs="Times New Roman"/>
              <w:color w:val="000000" w:themeColor="text1"/>
            </w:rPr>
            <w:fldChar w:fldCharType="end"/>
          </w:r>
        </w:sdtContent>
      </w:sdt>
      <w:r w:rsidR="62CB47C0" w:rsidRPr="00D32966">
        <w:rPr>
          <w:rFonts w:ascii="Times New Roman" w:eastAsia="Arial" w:hAnsi="Times New Roman" w:cs="Times New Roman"/>
          <w:color w:val="000000" w:themeColor="text1"/>
        </w:rPr>
        <w:t xml:space="preserve">, while other research has used LLMs to data mine and filter through social media posts while also training the model, yielding relevant and accurate evacuation behavior </w:t>
      </w:r>
      <w:sdt>
        <w:sdtPr>
          <w:rPr>
            <w:rFonts w:ascii="Times New Roman" w:eastAsia="Arial" w:hAnsi="Times New Roman" w:cs="Times New Roman"/>
            <w:color w:val="000000" w:themeColor="text1"/>
          </w:rPr>
          <w:id w:val="-968895147"/>
          <w:citation/>
        </w:sdtPr>
        <w:sdtContent>
          <w:r w:rsidRPr="00D32966">
            <w:rPr>
              <w:rFonts w:ascii="Times New Roman" w:eastAsia="Arial" w:hAnsi="Times New Roman" w:cs="Times New Roman"/>
              <w:color w:val="000000" w:themeColor="text1"/>
            </w:rPr>
            <w:fldChar w:fldCharType="begin"/>
          </w:r>
          <w:r w:rsidRPr="00D32966">
            <w:rPr>
              <w:rFonts w:ascii="Times New Roman" w:eastAsia="Arial" w:hAnsi="Times New Roman" w:cs="Times New Roman"/>
              <w:color w:val="000000" w:themeColor="text1"/>
            </w:rPr>
            <w:instrText xml:space="preserve"> CITATION WuJ24 \l 1033 </w:instrText>
          </w:r>
          <w:r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[22]</w:t>
          </w:r>
          <w:r w:rsidRPr="00D32966">
            <w:rPr>
              <w:rFonts w:ascii="Times New Roman" w:eastAsia="Arial" w:hAnsi="Times New Roman" w:cs="Times New Roman"/>
              <w:color w:val="000000" w:themeColor="text1"/>
            </w:rPr>
            <w:fldChar w:fldCharType="end"/>
          </w:r>
        </w:sdtContent>
      </w:sdt>
      <w:r w:rsidR="62CB47C0" w:rsidRPr="00D32966">
        <w:rPr>
          <w:rFonts w:ascii="Times New Roman" w:eastAsia="Arial" w:hAnsi="Times New Roman" w:cs="Times New Roman"/>
          <w:color w:val="000000" w:themeColor="text1"/>
        </w:rPr>
        <w:t xml:space="preserve">. Empirical wildfire mobility studies further reveal socioeconomic and demographic variation in evacuation onset that cannot be explained solely by infrastructure or warning issuance </w:t>
      </w:r>
      <w:sdt>
        <w:sdtPr>
          <w:rPr>
            <w:rFonts w:ascii="Times New Roman" w:eastAsia="Arial" w:hAnsi="Times New Roman" w:cs="Times New Roman"/>
            <w:color w:val="000000" w:themeColor="text1"/>
          </w:rPr>
          <w:id w:val="1718395939"/>
          <w:citation/>
        </w:sdtPr>
        <w:sdtContent>
          <w:r w:rsidR="00484240" w:rsidRPr="00D32966">
            <w:rPr>
              <w:rFonts w:ascii="Times New Roman" w:eastAsia="Arial" w:hAnsi="Times New Roman" w:cs="Times New Roman"/>
              <w:color w:val="000000" w:themeColor="text1"/>
            </w:rPr>
            <w:fldChar w:fldCharType="begin"/>
          </w:r>
          <w:r w:rsidR="00484240" w:rsidRPr="00D32966">
            <w:rPr>
              <w:rFonts w:ascii="Times New Roman" w:eastAsia="Arial" w:hAnsi="Times New Roman" w:cs="Times New Roman"/>
              <w:color w:val="000000" w:themeColor="text1"/>
            </w:rPr>
            <w:instrText xml:space="preserve"> CITATION Lab24 \l 1033 </w:instrText>
          </w:r>
          <w:r w:rsidR="00484240"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[23]</w:t>
          </w:r>
          <w:r w:rsidR="00484240" w:rsidRPr="00D32966">
            <w:rPr>
              <w:rFonts w:ascii="Times New Roman" w:eastAsia="Arial" w:hAnsi="Times New Roman" w:cs="Times New Roman"/>
              <w:color w:val="000000" w:themeColor="text1"/>
            </w:rPr>
            <w:fldChar w:fldCharType="end"/>
          </w:r>
        </w:sdtContent>
      </w:sdt>
      <w:r w:rsidR="62CB47C0" w:rsidRPr="00D32966">
        <w:rPr>
          <w:rFonts w:ascii="Times New Roman" w:eastAsia="Arial" w:hAnsi="Times New Roman" w:cs="Times New Roman"/>
          <w:color w:val="000000" w:themeColor="text1"/>
        </w:rPr>
        <w:t xml:space="preserve">, introducing another factor to consider when analyzing human behavior during wildfire evacuations. These results illustrate the variation in methodologies for analyzing human behavior during wildfires, ultimately reinforcing the necessity of combining behavioral theory, LLM frameworks, and agent-based simulation to understand evacuation timing under wildfire threat. </w:t>
      </w:r>
    </w:p>
    <w:p w14:paraId="50A0F540" w14:textId="51D2A9C6" w:rsidR="62CB47C0" w:rsidRPr="00D32966" w:rsidRDefault="62CB47C0" w:rsidP="116F6DEB">
      <w:pPr>
        <w:spacing w:before="240" w:after="240"/>
        <w:rPr>
          <w:rFonts w:ascii="Times New Roman" w:eastAsia="Arial" w:hAnsi="Times New Roman" w:cs="Times New Roman"/>
          <w:color w:val="000000" w:themeColor="text1"/>
        </w:rPr>
      </w:pPr>
      <w:r w:rsidRPr="00D32966">
        <w:rPr>
          <w:rFonts w:ascii="Times New Roman" w:eastAsia="Arial" w:hAnsi="Times New Roman" w:cs="Times New Roman"/>
          <w:color w:val="000000" w:themeColor="text1"/>
        </w:rPr>
        <w:t xml:space="preserve">Despite advances in behavioral evacuation modeling and growing empirical wildfire research, a persistent gap remains between behavioral understanding and time-based evacuation analysis. Most wildfire behavioral literature </w:t>
      </w:r>
      <w:r w:rsidR="00484240" w:rsidRPr="00D32966">
        <w:rPr>
          <w:rFonts w:ascii="Times New Roman" w:eastAsia="Arial" w:hAnsi="Times New Roman" w:cs="Times New Roman"/>
          <w:color w:val="000000" w:themeColor="text1"/>
        </w:rPr>
        <w:t>has</w:t>
      </w:r>
      <w:r w:rsidRPr="00D32966">
        <w:rPr>
          <w:rFonts w:ascii="Times New Roman" w:eastAsia="Arial" w:hAnsi="Times New Roman" w:cs="Times New Roman"/>
          <w:color w:val="000000" w:themeColor="text1"/>
        </w:rPr>
        <w:t xml:space="preserve"> been able to analyze aspects of human behavior when evacuating from wildfires, but have not directly connected their findings to evacuation timing. As previously mentioned, overall reviews call for this connection between human behavior and wildfire evacuation models</w:t>
      </w:r>
      <w:r w:rsidR="00484240"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303778913"/>
          <w:citation/>
        </w:sdtPr>
        <w:sdtContent>
          <w:r w:rsidR="00484240" w:rsidRPr="00D32966">
            <w:rPr>
              <w:rFonts w:ascii="Times New Roman" w:eastAsia="Arial" w:hAnsi="Times New Roman" w:cs="Times New Roman"/>
              <w:color w:val="000000" w:themeColor="text1"/>
            </w:rPr>
            <w:fldChar w:fldCharType="begin"/>
          </w:r>
          <w:r w:rsidR="00484240" w:rsidRPr="00D32966">
            <w:rPr>
              <w:rFonts w:ascii="Times New Roman" w:eastAsia="Arial" w:hAnsi="Times New Roman" w:cs="Times New Roman"/>
              <w:color w:val="000000" w:themeColor="text1"/>
            </w:rPr>
            <w:instrText xml:space="preserve"> CITATION Kin251 \l 1033 </w:instrText>
          </w:r>
          <w:r w:rsidR="00484240"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[18]</w:t>
          </w:r>
          <w:r w:rsidR="00484240"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332331751"/>
          <w:citation/>
        </w:sdtPr>
        <w:sdtContent>
          <w:r w:rsidR="00484240" w:rsidRPr="00D32966">
            <w:rPr>
              <w:rFonts w:ascii="Times New Roman" w:eastAsia="Arial" w:hAnsi="Times New Roman" w:cs="Times New Roman"/>
              <w:color w:val="000000" w:themeColor="text1"/>
            </w:rPr>
            <w:fldChar w:fldCharType="begin"/>
          </w:r>
          <w:r w:rsidR="00484240" w:rsidRPr="00D32966">
            <w:rPr>
              <w:rFonts w:ascii="Times New Roman" w:eastAsia="Arial" w:hAnsi="Times New Roman" w:cs="Times New Roman"/>
              <w:color w:val="000000" w:themeColor="text1"/>
            </w:rPr>
            <w:instrText xml:space="preserve"> CITATION Ron24 \l 1033 </w:instrText>
          </w:r>
          <w:r w:rsidR="00484240"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[19]</w:t>
          </w:r>
          <w:r w:rsidR="00484240"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w:t>
      </w:r>
      <w:r w:rsidR="00484240" w:rsidRPr="00D32966">
        <w:rPr>
          <w:rFonts w:ascii="Times New Roman" w:eastAsia="Arial" w:hAnsi="Times New Roman" w:cs="Times New Roman"/>
          <w:color w:val="000000" w:themeColor="text1"/>
        </w:rPr>
        <w:t xml:space="preserve">hoping to bridge </w:t>
      </w:r>
      <w:r w:rsidRPr="00D32966">
        <w:rPr>
          <w:rFonts w:ascii="Times New Roman" w:eastAsia="Arial" w:hAnsi="Times New Roman" w:cs="Times New Roman"/>
          <w:color w:val="000000" w:themeColor="text1"/>
        </w:rPr>
        <w:t xml:space="preserve">the gap between human behavior and wildfire evacuation timing. Meanwhile, recent modeling research demonstrates how cognitive and social behavioral mechanisms can be operationalized in other evacuation simulations </w:t>
      </w:r>
      <w:sdt>
        <w:sdtPr>
          <w:rPr>
            <w:rFonts w:ascii="Times New Roman" w:eastAsia="Arial" w:hAnsi="Times New Roman" w:cs="Times New Roman"/>
            <w:color w:val="000000" w:themeColor="text1"/>
          </w:rPr>
          <w:id w:val="225880717"/>
          <w:citation/>
        </w:sdtPr>
        <w:sdtContent>
          <w:r w:rsidR="00484240" w:rsidRPr="00D32966">
            <w:rPr>
              <w:rFonts w:ascii="Times New Roman" w:eastAsia="Arial" w:hAnsi="Times New Roman" w:cs="Times New Roman"/>
              <w:color w:val="000000" w:themeColor="text1"/>
            </w:rPr>
            <w:fldChar w:fldCharType="begin"/>
          </w:r>
          <w:r w:rsidR="00484240" w:rsidRPr="00D32966">
            <w:rPr>
              <w:rFonts w:ascii="Times New Roman" w:eastAsia="Arial" w:hAnsi="Times New Roman" w:cs="Times New Roman"/>
              <w:color w:val="000000" w:themeColor="text1"/>
            </w:rPr>
            <w:instrText xml:space="preserve"> CITATION 2 \l 1033 </w:instrText>
          </w:r>
          <w:r w:rsidR="00484240"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w:t>
          </w:r>
          <w:r w:rsidR="00484240"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sdt>
        <w:sdtPr>
          <w:rPr>
            <w:rFonts w:ascii="Times New Roman" w:eastAsia="Arial" w:hAnsi="Times New Roman" w:cs="Times New Roman"/>
            <w:color w:val="000000" w:themeColor="text1"/>
          </w:rPr>
          <w:id w:val="-11921482"/>
          <w:citation/>
        </w:sdtPr>
        <w:sdtContent>
          <w:r w:rsidR="00484240" w:rsidRPr="00D32966">
            <w:rPr>
              <w:rFonts w:ascii="Times New Roman" w:eastAsia="Arial" w:hAnsi="Times New Roman" w:cs="Times New Roman"/>
              <w:color w:val="000000" w:themeColor="text1"/>
            </w:rPr>
            <w:fldChar w:fldCharType="begin"/>
          </w:r>
          <w:r w:rsidR="00484240" w:rsidRPr="00D32966">
            <w:rPr>
              <w:rFonts w:ascii="Times New Roman" w:eastAsia="Arial" w:hAnsi="Times New Roman" w:cs="Times New Roman"/>
              <w:color w:val="000000" w:themeColor="text1"/>
            </w:rPr>
            <w:instrText xml:space="preserve"> CITATION 3 \l 1033 </w:instrText>
          </w:r>
          <w:r w:rsidR="00484240"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[3]</w:t>
          </w:r>
          <w:r w:rsidR="00484240"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r w:rsidR="00484240"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1793893032"/>
          <w:citation/>
        </w:sdtPr>
        <w:sdtContent>
          <w:r w:rsidR="00484240" w:rsidRPr="00D32966">
            <w:rPr>
              <w:rFonts w:ascii="Times New Roman" w:eastAsia="Arial" w:hAnsi="Times New Roman" w:cs="Times New Roman"/>
              <w:color w:val="000000" w:themeColor="text1"/>
            </w:rPr>
            <w:fldChar w:fldCharType="begin"/>
          </w:r>
          <w:r w:rsidR="00484240" w:rsidRPr="00D32966">
            <w:rPr>
              <w:rFonts w:ascii="Times New Roman" w:eastAsia="Arial" w:hAnsi="Times New Roman" w:cs="Times New Roman"/>
              <w:color w:val="000000" w:themeColor="text1"/>
            </w:rPr>
            <w:instrText xml:space="preserve"> CITATION Wan24 \l 1033 </w:instrText>
          </w:r>
          <w:r w:rsidR="00484240"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[6]</w:t>
          </w:r>
          <w:r w:rsidR="00484240"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demonstrating how human behavior can be connected to general evacuation timing. </w:t>
      </w:r>
    </w:p>
    <w:p w14:paraId="2E0311AD" w14:textId="42CDCBAC" w:rsidR="62CB47C0" w:rsidRPr="00D32966" w:rsidRDefault="62CB47C0" w:rsidP="116F6DEB">
      <w:pPr>
        <w:spacing w:before="240" w:after="240"/>
        <w:rPr>
          <w:rFonts w:ascii="Times New Roman" w:hAnsi="Times New Roman" w:cs="Times New Roman"/>
          <w:color w:val="000000" w:themeColor="text1"/>
        </w:rPr>
      </w:pPr>
      <w:r w:rsidRPr="00D32966">
        <w:rPr>
          <w:rFonts w:ascii="Times New Roman" w:eastAsia="Arial" w:hAnsi="Times New Roman" w:cs="Times New Roman"/>
          <w:color w:val="000000" w:themeColor="text1"/>
        </w:rPr>
        <w:t>Accordingly, our research focuses on how human behavioral processes shape evacuation timing, specifically during wildfire events, helping calibrate our existing wildfire model. By examining structured interviews and social media posts</w:t>
      </w:r>
      <w:r w:rsidR="00AC2B47" w:rsidRPr="00D32966">
        <w:rPr>
          <w:rFonts w:ascii="Times New Roman" w:eastAsia="Arial" w:hAnsi="Times New Roman" w:cs="Times New Roman"/>
          <w:color w:val="000000" w:themeColor="text1"/>
        </w:rPr>
        <w:t xml:space="preserve"> through natural language processing methods done by LLMs and manual verification</w:t>
      </w:r>
      <w:r w:rsidRPr="00D32966">
        <w:rPr>
          <w:rFonts w:ascii="Times New Roman" w:eastAsia="Arial" w:hAnsi="Times New Roman" w:cs="Times New Roman"/>
          <w:color w:val="000000" w:themeColor="text1"/>
        </w:rPr>
        <w:t xml:space="preserve"> similar to the research conducted </w:t>
      </w:r>
      <w:r w:rsidR="008D2AE6" w:rsidRPr="00D32966">
        <w:rPr>
          <w:rFonts w:ascii="Times New Roman" w:eastAsia="Arial" w:hAnsi="Times New Roman" w:cs="Times New Roman"/>
          <w:color w:val="000000" w:themeColor="text1"/>
        </w:rPr>
        <w:t xml:space="preserve">by Rashid et al. in </w:t>
      </w:r>
      <w:sdt>
        <w:sdtPr>
          <w:rPr>
            <w:rFonts w:ascii="Times New Roman" w:eastAsia="Arial" w:hAnsi="Times New Roman" w:cs="Times New Roman"/>
            <w:color w:val="000000" w:themeColor="text1"/>
          </w:rPr>
          <w:id w:val="-595631822"/>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Ras25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[9]</w:t>
          </w:r>
          <w:r w:rsidR="008D2AE6" w:rsidRPr="00D32966">
            <w:rPr>
              <w:rFonts w:ascii="Times New Roman" w:eastAsia="Arial" w:hAnsi="Times New Roman" w:cs="Times New Roman"/>
              <w:color w:val="000000" w:themeColor="text1"/>
            </w:rPr>
            <w:fldChar w:fldCharType="end"/>
          </w:r>
        </w:sdtContent>
      </w:sdt>
      <w:r w:rsidR="008D2AE6" w:rsidRPr="00D32966">
        <w:rPr>
          <w:rFonts w:ascii="Times New Roman" w:eastAsia="Arial" w:hAnsi="Times New Roman" w:cs="Times New Roman"/>
          <w:color w:val="000000" w:themeColor="text1"/>
        </w:rPr>
        <w:t>,</w:t>
      </w:r>
      <w:r w:rsidR="00AC2B47" w:rsidRPr="00D32966">
        <w:rPr>
          <w:rFonts w:ascii="Times New Roman" w:eastAsia="Arial" w:hAnsi="Times New Roman" w:cs="Times New Roman"/>
          <w:color w:val="000000" w:themeColor="text1"/>
        </w:rPr>
        <w:t xml:space="preserve"> </w:t>
      </w:r>
      <w:r w:rsidRPr="00D32966">
        <w:rPr>
          <w:rFonts w:ascii="Times New Roman" w:eastAsia="Arial" w:hAnsi="Times New Roman" w:cs="Times New Roman"/>
          <w:color w:val="000000" w:themeColor="text1"/>
        </w:rPr>
        <w:t>Jiang et al.</w:t>
      </w:r>
      <w:r w:rsidR="008D2AE6" w:rsidRPr="00D32966">
        <w:rPr>
          <w:rFonts w:ascii="Times New Roman" w:eastAsia="Arial" w:hAnsi="Times New Roman" w:cs="Times New Roman"/>
          <w:color w:val="000000" w:themeColor="text1"/>
        </w:rPr>
        <w:t xml:space="preserve"> in </w:t>
      </w:r>
      <w:sdt>
        <w:sdtPr>
          <w:rPr>
            <w:rFonts w:ascii="Times New Roman" w:eastAsia="Arial" w:hAnsi="Times New Roman" w:cs="Times New Roman"/>
            <w:color w:val="000000" w:themeColor="text1"/>
          </w:rPr>
          <w:id w:val="-2004727375"/>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Jia26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[15]</w:t>
          </w:r>
          <w:r w:rsidR="008D2AE6" w:rsidRPr="00D32966">
            <w:rPr>
              <w:rFonts w:ascii="Times New Roman" w:eastAsia="Arial" w:hAnsi="Times New Roman" w:cs="Times New Roman"/>
              <w:color w:val="000000" w:themeColor="text1"/>
            </w:rPr>
            <w:fldChar w:fldCharType="end"/>
          </w:r>
        </w:sdtContent>
      </w:sdt>
      <w:r w:rsidR="008D2AE6" w:rsidRPr="00D32966">
        <w:rPr>
          <w:rFonts w:ascii="Times New Roman" w:eastAsia="Arial" w:hAnsi="Times New Roman" w:cs="Times New Roman"/>
          <w:color w:val="000000" w:themeColor="text1"/>
        </w:rPr>
        <w:t>,</w:t>
      </w:r>
      <w:r w:rsidRPr="00D32966">
        <w:rPr>
          <w:rFonts w:ascii="Times New Roman" w:eastAsia="Arial" w:hAnsi="Times New Roman" w:cs="Times New Roman"/>
          <w:color w:val="000000" w:themeColor="text1"/>
        </w:rPr>
        <w:t xml:space="preserve"> </w:t>
      </w:r>
      <w:r w:rsidR="00AC2B47" w:rsidRPr="00D32966">
        <w:rPr>
          <w:rFonts w:ascii="Times New Roman" w:eastAsia="Arial" w:hAnsi="Times New Roman" w:cs="Times New Roman"/>
          <w:color w:val="000000" w:themeColor="text1"/>
        </w:rPr>
        <w:t xml:space="preserve">and Chen et al. in [21], </w:t>
      </w:r>
      <w:r w:rsidRPr="00D32966">
        <w:rPr>
          <w:rFonts w:ascii="Times New Roman" w:eastAsia="Arial" w:hAnsi="Times New Roman" w:cs="Times New Roman"/>
          <w:color w:val="000000" w:themeColor="text1"/>
        </w:rPr>
        <w:t xml:space="preserve">wide-ranging behavioral trends and decision factors were identified and connected to evacuation timing. Such findings respond directly to calls for greater behavioral realism in wildfire evacuation modeling and planning </w:t>
      </w:r>
      <w:sdt>
        <w:sdtPr>
          <w:rPr>
            <w:rFonts w:ascii="Times New Roman" w:eastAsia="Arial" w:hAnsi="Times New Roman" w:cs="Times New Roman"/>
            <w:color w:val="000000" w:themeColor="text1"/>
          </w:rPr>
          <w:id w:val="-259143050"/>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Kin251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[18]</w:t>
          </w:r>
          <w:r w:rsidR="008D2AE6" w:rsidRPr="00D32966">
            <w:rPr>
              <w:rFonts w:ascii="Times New Roman" w:eastAsia="Arial" w:hAnsi="Times New Roman" w:cs="Times New Roman"/>
              <w:color w:val="000000" w:themeColor="text1"/>
            </w:rPr>
            <w:fldChar w:fldCharType="end"/>
          </w:r>
        </w:sdtContent>
      </w:sdt>
      <w:r w:rsidR="008D2AE6"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2123760648"/>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Ron24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[19]</w:t>
          </w:r>
          <w:r w:rsidR="008D2AE6"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while adding to existing literature on human behavior during wildfires</w:t>
      </w:r>
      <w:sdt>
        <w:sdtPr>
          <w:rPr>
            <w:rFonts w:ascii="Times New Roman" w:eastAsia="Arial" w:hAnsi="Times New Roman" w:cs="Times New Roman"/>
            <w:color w:val="000000" w:themeColor="text1"/>
          </w:rPr>
          <w:id w:val="-455493372"/>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Van25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[20]</w:t>
          </w:r>
          <w:r w:rsidR="008D2AE6"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sdt>
        <w:sdtPr>
          <w:rPr>
            <w:rFonts w:ascii="Times New Roman" w:eastAsia="Arial" w:hAnsi="Times New Roman" w:cs="Times New Roman"/>
            <w:color w:val="000000" w:themeColor="text1"/>
          </w:rPr>
          <w:id w:val="-787658109"/>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Che25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 xml:space="preserve"> [21]</w:t>
          </w:r>
          <w:r w:rsidR="008D2AE6"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w:t>
      </w:r>
      <w:r w:rsidR="008D2AE6" w:rsidRPr="00D32966">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themeColor="text1"/>
          </w:rPr>
          <w:id w:val="261504173"/>
          <w:citation/>
        </w:sdtPr>
        <w:sdtContent>
          <w:r w:rsidR="008D2AE6" w:rsidRPr="00D32966">
            <w:rPr>
              <w:rFonts w:ascii="Times New Roman" w:eastAsia="Arial" w:hAnsi="Times New Roman" w:cs="Times New Roman"/>
              <w:color w:val="000000" w:themeColor="text1"/>
            </w:rPr>
            <w:fldChar w:fldCharType="begin"/>
          </w:r>
          <w:r w:rsidR="008D2AE6" w:rsidRPr="00D32966">
            <w:rPr>
              <w:rFonts w:ascii="Times New Roman" w:eastAsia="Arial" w:hAnsi="Times New Roman" w:cs="Times New Roman"/>
              <w:color w:val="000000" w:themeColor="text1"/>
            </w:rPr>
            <w:instrText xml:space="preserve"> CITATION Lab24 \l 1033 </w:instrText>
          </w:r>
          <w:r w:rsidR="008D2AE6" w:rsidRPr="00D32966">
            <w:rPr>
              <w:rFonts w:ascii="Times New Roman" w:eastAsia="Arial" w:hAnsi="Times New Roman" w:cs="Times New Roman"/>
              <w:color w:val="000000" w:themeColor="text1"/>
            </w:rPr>
            <w:fldChar w:fldCharType="separate"/>
          </w:r>
          <w:r w:rsidR="004625F4" w:rsidRPr="00D32966">
            <w:rPr>
              <w:rFonts w:ascii="Times New Roman" w:eastAsia="Arial" w:hAnsi="Times New Roman" w:cs="Times New Roman"/>
              <w:noProof/>
              <w:color w:val="000000" w:themeColor="text1"/>
            </w:rPr>
            <w:t>[23]</w:t>
          </w:r>
          <w:r w:rsidR="008D2AE6" w:rsidRPr="00D32966">
            <w:rPr>
              <w:rFonts w:ascii="Times New Roman" w:eastAsia="Arial" w:hAnsi="Times New Roman" w:cs="Times New Roman"/>
              <w:color w:val="000000" w:themeColor="text1"/>
            </w:rPr>
            <w:fldChar w:fldCharType="end"/>
          </w:r>
        </w:sdtContent>
      </w:sdt>
      <w:r w:rsidRPr="00D32966">
        <w:rPr>
          <w:rFonts w:ascii="Times New Roman" w:eastAsia="Arial" w:hAnsi="Times New Roman" w:cs="Times New Roman"/>
          <w:color w:val="000000" w:themeColor="text1"/>
        </w:rPr>
        <w:t xml:space="preserve">. With the integration of </w:t>
      </w:r>
      <w:r w:rsidR="008D2AE6" w:rsidRPr="00D32966">
        <w:rPr>
          <w:rFonts w:ascii="Times New Roman" w:eastAsia="Arial" w:hAnsi="Times New Roman" w:cs="Times New Roman"/>
          <w:color w:val="000000" w:themeColor="text1"/>
        </w:rPr>
        <w:t>decision-making</w:t>
      </w:r>
      <w:r w:rsidRPr="00D32966">
        <w:rPr>
          <w:rFonts w:ascii="Times New Roman" w:eastAsia="Arial" w:hAnsi="Times New Roman" w:cs="Times New Roman"/>
          <w:color w:val="000000" w:themeColor="text1"/>
        </w:rPr>
        <w:t xml:space="preserve"> timelines, community dynamics, and behavioral delay factors, our existing wildfire model will provide a better framework for accurate and effective wildfire evacuation strategies.</w:t>
      </w:r>
    </w:p>
    <w:p w14:paraId="28224CD1" w14:textId="57F37856" w:rsidR="116F6DEB" w:rsidRPr="004625F4" w:rsidRDefault="116F6DEB">
      <w:pPr>
        <w:rPr>
          <w:rFonts w:ascii="Times New Roman" w:hAnsi="Times New Roman" w:cs="Times New Roman"/>
        </w:rPr>
      </w:pPr>
    </w:p>
    <w:p w14:paraId="52A46E99" w14:textId="50E7C263" w:rsidR="116F6DEB" w:rsidRDefault="116F6DEB" w:rsidP="116F6DEB">
      <w:pPr>
        <w:spacing w:before="240" w:after="240"/>
        <w:rPr>
          <w:rFonts w:ascii="Arial" w:eastAsia="Arial" w:hAnsi="Arial" w:cs="Arial"/>
          <w:color w:val="FF0000"/>
          <w:sz w:val="22"/>
          <w:szCs w:val="22"/>
        </w:rPr>
      </w:pPr>
    </w:p>
    <w:p w14:paraId="0687B284" w14:textId="0FC2FAAE" w:rsidR="593FB075" w:rsidRDefault="593FB075" w:rsidP="2431C0B1">
      <w:pPr>
        <w:spacing w:before="240" w:after="240"/>
      </w:pPr>
    </w:p>
    <w:p w14:paraId="3183903B" w14:textId="24F20718" w:rsidR="593FB075" w:rsidRDefault="593FB075" w:rsidP="129CF40F">
      <w:pPr>
        <w:spacing w:before="240" w:after="240"/>
        <w:rPr>
          <w:rFonts w:ascii="Arial" w:eastAsia="Arial" w:hAnsi="Arial" w:cs="Arial"/>
          <w:color w:val="000000" w:themeColor="text1"/>
          <w:sz w:val="22"/>
          <w:szCs w:val="22"/>
        </w:rPr>
      </w:pPr>
    </w:p>
    <w:p w14:paraId="6490BCAA" w14:textId="1C4A2AC0" w:rsidR="593FB075" w:rsidRDefault="593FB075" w:rsidP="129CF40F">
      <w:pPr>
        <w:spacing w:before="240" w:after="240"/>
        <w:rPr>
          <w:rFonts w:ascii="Calibri" w:eastAsia="Calibri" w:hAnsi="Calibri" w:cs="Calibri"/>
          <w:color w:val="FF0000"/>
        </w:rPr>
      </w:pPr>
      <w:r w:rsidRPr="1847F849">
        <w:rPr>
          <w:rFonts w:ascii="Calibri" w:eastAsia="Calibri" w:hAnsi="Calibri" w:cs="Calibri"/>
          <w:color w:val="FF0000"/>
        </w:rPr>
        <w:t xml:space="preserve"> </w:t>
      </w:r>
    </w:p>
    <w:p w14:paraId="2CB34D6E" w14:textId="77777777" w:rsidR="00ED599F" w:rsidRPr="00ED599F" w:rsidRDefault="00ED599F" w:rsidP="00ED599F">
      <w:pPr>
        <w:pStyle w:val="NormalWeb"/>
        <w:rPr>
          <w:color w:val="000000"/>
        </w:rPr>
      </w:pPr>
    </w:p>
    <w:p w14:paraId="6BBC5243" w14:textId="281831BF" w:rsidR="00ED59A9" w:rsidRDefault="00ED59A9" w:rsidP="00D44446">
      <w:pPr>
        <w:pStyle w:val="Heading1"/>
      </w:pPr>
      <w:r w:rsidRPr="00ED59A9">
        <w:t>Project Aims and Objectives</w:t>
      </w:r>
    </w:p>
    <w:p w14:paraId="250AB367" w14:textId="423104D9" w:rsidR="00855A8E" w:rsidRDefault="00855A8E" w:rsidP="00855A8E">
      <w:pPr>
        <w:pStyle w:val="NormalWeb"/>
        <w:rPr>
          <w:color w:val="000000"/>
        </w:rPr>
      </w:pPr>
      <w:r>
        <w:rPr>
          <w:color w:val="000000"/>
        </w:rPr>
        <w:t>The overarching aim of this project was to develop and validate a community-informed wildfire evacuation model for Los Angeles County that accounts for the diversity of human decision-making under crisis conditions. This goal was achieved by integrating empirical data collected from wildfire-affected residents, large-scale behavioral insights derived from social media analysis, and advanced probabilistic modeling techniques. The result is a calibrated and validated framework capable of producing accurate, context-specific evacuation predictions and informing emergency management strategies. Here are the specific objectives achieved.</w:t>
      </w:r>
    </w:p>
    <w:p w14:paraId="2D903EDE" w14:textId="77777777" w:rsidR="00855A8E" w:rsidRDefault="00855A8E" w:rsidP="00855A8E">
      <w:pPr>
        <w:pStyle w:val="NormalWeb"/>
        <w:rPr>
          <w:color w:val="000000"/>
        </w:rPr>
      </w:pPr>
      <w:r>
        <w:rPr>
          <w:rStyle w:val="Strong"/>
          <w:color w:val="000000"/>
        </w:rPr>
        <w:t>1. Community Data Collection</w:t>
      </w:r>
      <w:r>
        <w:rPr>
          <w:color w:val="000000"/>
        </w:rPr>
        <w:br/>
        <w:t>We successfully conducted structured interviews and surveys with residents affected by the Palisades and Eaton Fires. These instruments captured first-hand information on evacuation triggers, decision-making timelines, route selection, communication effectiveness, and logistical barriers. Special emphasis was placed on comparing responses across different socioeconomic and geographic contexts to ensure representativeness.</w:t>
      </w:r>
    </w:p>
    <w:p w14:paraId="11C8A205" w14:textId="77777777" w:rsidR="00855A8E" w:rsidRDefault="00855A8E" w:rsidP="00855A8E">
      <w:pPr>
        <w:pStyle w:val="NormalWeb"/>
        <w:rPr>
          <w:color w:val="000000"/>
        </w:rPr>
      </w:pPr>
      <w:r>
        <w:rPr>
          <w:rStyle w:val="Strong"/>
          <w:color w:val="000000"/>
        </w:rPr>
        <w:t>2. Social Media and Text Mining Analysis</w:t>
      </w:r>
      <w:r>
        <w:rPr>
          <w:color w:val="000000"/>
        </w:rPr>
        <w:br/>
        <w:t>We applied advanced natural language processing (NLP) methods to a large corpus of social media posts, news commentary, and online community forums. Sentiment analysis and topic modeling identified patterns of emergent behavior, challenges with official evacuation orders, and factors contributing to delayed or premature evacuations. These insights provided complementary validation to interview and survey findings, while also capturing behaviors at a broader population scale.</w:t>
      </w:r>
    </w:p>
    <w:p w14:paraId="58FC4559" w14:textId="77777777" w:rsidR="00855A8E" w:rsidRDefault="00855A8E" w:rsidP="00855A8E">
      <w:pPr>
        <w:pStyle w:val="NormalWeb"/>
        <w:rPr>
          <w:color w:val="000000"/>
        </w:rPr>
      </w:pPr>
      <w:r>
        <w:rPr>
          <w:rStyle w:val="Strong"/>
          <w:color w:val="000000"/>
        </w:rPr>
        <w:t>3. Model Calibration with Local Data</w:t>
      </w:r>
      <w:r>
        <w:rPr>
          <w:color w:val="000000"/>
        </w:rPr>
        <w:br/>
        <w:t>Our wildfire evacuation model, previously developed using a generalized Bayesian agent-based framework, was systematically calibrated using the empirical datasets. Local demographic characteristics, traffic conditions, and observed behavioral variations were embedded into the human behavior and traffic simulation sub-models. This calibration improved the model’s predictive fidelity by aligning theoretical assumptions with real-world evacuation responses unique to Los Angeles County.</w:t>
      </w:r>
    </w:p>
    <w:p w14:paraId="60FD55A0" w14:textId="77777777" w:rsidR="00855A8E" w:rsidRDefault="00855A8E" w:rsidP="00855A8E">
      <w:pPr>
        <w:pStyle w:val="NormalWeb"/>
        <w:rPr>
          <w:color w:val="000000"/>
        </w:rPr>
      </w:pPr>
      <w:r>
        <w:rPr>
          <w:rStyle w:val="Strong"/>
          <w:color w:val="000000"/>
        </w:rPr>
        <w:t>4. Model Validation Against Observed Outcomes</w:t>
      </w:r>
      <w:r>
        <w:rPr>
          <w:color w:val="000000"/>
        </w:rPr>
        <w:br/>
        <w:t xml:space="preserve">The updated model was validated by comparing its predictions with actual evacuation outcomes documented during the Palisades and Eaton Fires. Validation metrics included estimates of Required Safe Egress Time (RSET), Available Safe Egress Time (ASET), congestion hotspot </w:t>
      </w:r>
      <w:r>
        <w:rPr>
          <w:color w:val="000000"/>
        </w:rPr>
        <w:lastRenderedPageBreak/>
        <w:t>identification, and evacuation completion times. The calibrated model consistently demonstrated improved accuracy compared to the baseline version, particularly in predicting delays attributable to staggered decision-making and communication breakdowns.</w:t>
      </w:r>
    </w:p>
    <w:p w14:paraId="71CAC359" w14:textId="77777777" w:rsidR="00855A8E" w:rsidRDefault="00855A8E" w:rsidP="00855A8E">
      <w:pPr>
        <w:pStyle w:val="NormalWeb"/>
        <w:rPr>
          <w:color w:val="000000"/>
        </w:rPr>
      </w:pPr>
      <w:r>
        <w:rPr>
          <w:rStyle w:val="Strong"/>
          <w:color w:val="000000"/>
        </w:rPr>
        <w:t>5. Production of Deliverables for Stakeholders</w:t>
      </w:r>
      <w:r>
        <w:rPr>
          <w:color w:val="000000"/>
        </w:rPr>
        <w:br/>
        <w:t>In addition to technical advancements, the project delivered practical outputs for emergency management stakeholders. These included an anonymized behavioral dataset, a text-mined social media database, technical documentation of the modeling framework, and a set of policy briefings highlighting actionable recommendations for communication strategies, traffic management, and targeted support for vulnerable populations.</w:t>
      </w:r>
    </w:p>
    <w:p w14:paraId="41312CC7" w14:textId="29C711D1" w:rsidR="00855A8E" w:rsidRDefault="00855A8E" w:rsidP="00ED599F">
      <w:pPr>
        <w:pStyle w:val="NormalWeb"/>
        <w:rPr>
          <w:color w:val="000000"/>
        </w:rPr>
      </w:pPr>
      <w:r>
        <w:rPr>
          <w:color w:val="000000"/>
        </w:rPr>
        <w:t>By accomplishing these objectives, the project bridged the gap between theoretical evacuation modeling and lived community experiences. The calibrated model not only supports evidence-based planning for Los Angeles County but also establishes a replicable methodology for other wildfire-prone regions. This aligns with both national objectives for enhancing wildfire preparedness and international efforts to apply AI-driven, community-informed approaches to disaster risk reduction.</w:t>
      </w:r>
    </w:p>
    <w:p w14:paraId="0FFE02E0" w14:textId="77777777" w:rsidR="000501D4" w:rsidRPr="00ED599F" w:rsidRDefault="000501D4" w:rsidP="00ED599F">
      <w:pPr>
        <w:pStyle w:val="NormalWeb"/>
        <w:rPr>
          <w:color w:val="000000"/>
        </w:rPr>
      </w:pPr>
    </w:p>
    <w:p w14:paraId="06265165" w14:textId="04882DDD" w:rsidR="00B21BB2" w:rsidRDefault="00ED59A9" w:rsidP="00B21BB2">
      <w:pPr>
        <w:pStyle w:val="Heading1"/>
      </w:pPr>
      <w:r w:rsidRPr="00ED59A9">
        <w:t>Methodology and Work Completed</w:t>
      </w:r>
    </w:p>
    <w:p w14:paraId="4DA058FC" w14:textId="77777777" w:rsidR="00B21BB2" w:rsidRDefault="00B21BB2" w:rsidP="00B21BB2">
      <w:pPr>
        <w:pStyle w:val="NormalWeb"/>
        <w:rPr>
          <w:ins w:id="0" w:author="Tarannom Parhizkar" w:date="2025-12-15T18:13:00Z" w16du:dateUtc="2025-12-16T02:13:00Z"/>
          <w:color w:val="000000"/>
        </w:rPr>
      </w:pPr>
    </w:p>
    <w:p w14:paraId="1B82A293" w14:textId="77777777" w:rsidR="00B21BB2" w:rsidRPr="00B21BB2" w:rsidRDefault="00B21BB2" w:rsidP="00B21BB2">
      <w:pPr>
        <w:pStyle w:val="Heading2"/>
        <w:rPr>
          <w:highlight w:val="yellow"/>
        </w:rPr>
      </w:pPr>
      <w:r w:rsidRPr="00D67ABA">
        <w:rPr>
          <w:highlight w:val="yellow"/>
        </w:rPr>
        <w:t xml:space="preserve">Community Diversity </w:t>
      </w:r>
    </w:p>
    <w:p w14:paraId="7DA3B1DF" w14:textId="77777777" w:rsidR="00B21BB2" w:rsidRPr="00B21BB2" w:rsidRDefault="00B21BB2" w:rsidP="00B21BB2">
      <w:pPr>
        <w:pStyle w:val="NormalWeb"/>
        <w:rPr>
          <w:color w:val="EE0000"/>
        </w:rPr>
      </w:pPr>
      <w:r w:rsidRPr="00B21BB2">
        <w:rPr>
          <w:color w:val="EE0000"/>
        </w:rPr>
        <w:t xml:space="preserve">Present all reviewed papers here (it could be 2-3 pages). You can use their graphs and tables to compare two communities. </w:t>
      </w:r>
    </w:p>
    <w:p w14:paraId="0BEBBB5D" w14:textId="77777777" w:rsidR="00B21BB2" w:rsidRPr="00B21BB2" w:rsidRDefault="00B21BB2" w:rsidP="00B21BB2">
      <w:pPr>
        <w:pStyle w:val="NormalWeb"/>
        <w:rPr>
          <w:color w:val="EE0000"/>
        </w:rPr>
      </w:pPr>
      <w:r w:rsidRPr="00B21BB2">
        <w:rPr>
          <w:color w:val="EE0000"/>
        </w:rPr>
        <w:t>Provide references using the word document reference system (See Section 1).</w:t>
      </w:r>
    </w:p>
    <w:p w14:paraId="6D7FA24B" w14:textId="77777777" w:rsidR="00B21BB2" w:rsidRPr="00B21BB2" w:rsidRDefault="00B21BB2" w:rsidP="00B21BB2">
      <w:pPr>
        <w:pStyle w:val="NormalWeb"/>
        <w:rPr>
          <w:color w:val="EE0000"/>
        </w:rPr>
      </w:pPr>
    </w:p>
    <w:p w14:paraId="54820A56" w14:textId="77777777" w:rsidR="00B21BB2" w:rsidRPr="00B21BB2" w:rsidRDefault="00B21BB2" w:rsidP="00B21BB2">
      <w:pPr>
        <w:pStyle w:val="NormalWeb"/>
        <w:rPr>
          <w:color w:val="EE0000"/>
        </w:rPr>
      </w:pPr>
      <w:r w:rsidRPr="00B21BB2">
        <w:rPr>
          <w:color w:val="EE0000"/>
        </w:rPr>
        <w:t xml:space="preserve">Then, you can perform your analysis here, and provide other indices for those two communities. Present pie chart, tables, graphs, etc. </w:t>
      </w:r>
      <w:commentRangeStart w:id="1"/>
    </w:p>
    <w:p w14:paraId="1BD35F15" w14:textId="77777777" w:rsidR="00B21BB2" w:rsidRPr="00B21BB2" w:rsidRDefault="00B21BB2" w:rsidP="00B21BB2">
      <w:pPr>
        <w:pStyle w:val="Heading3"/>
      </w:pPr>
      <w:r w:rsidRPr="00B21BB2">
        <w:t>Methodology</w:t>
      </w:r>
      <w:commentRangeEnd w:id="1"/>
      <w:r w:rsidRPr="00B21BB2">
        <w:rPr>
          <w:rStyle w:val="CommentReference"/>
          <w:sz w:val="24"/>
          <w:szCs w:val="27"/>
        </w:rPr>
        <w:commentReference w:id="1"/>
      </w:r>
    </w:p>
    <w:p w14:paraId="16F37A4E" w14:textId="77777777" w:rsidR="00B21BB2" w:rsidRPr="00B21BB2" w:rsidRDefault="00B21BB2" w:rsidP="00B21BB2">
      <w:pPr>
        <w:rPr>
          <w:rFonts w:ascii="Calibri" w:eastAsia="Calibri" w:hAnsi="Calibri" w:cs="Calibri"/>
        </w:rPr>
      </w:pPr>
      <w:r w:rsidRPr="00B21BB2">
        <w:rPr>
          <w:rFonts w:ascii="Calibri" w:eastAsia="Calibri" w:hAnsi="Calibri" w:cs="Calibri"/>
        </w:rPr>
        <w:t>Community diversity was evaluated for residents living in census tract groupings that overlap each fire footprint. For the Palisades Fire, tracts substantially overlapping the Palisades perimeter were aggregated. For the Eaton Fire, results are reported for both a broader seven tract area and a smaller three tract core area to account for sensitivity to boundary choice. Diversity was measured using race and ethnicity, language spoken at home, and age structure. Socioeconomic context was captured using bachelor’s degree attainment, median household income, and poverty rate.</w:t>
      </w:r>
    </w:p>
    <w:p w14:paraId="15A7B55D" w14:textId="77777777" w:rsidR="00B21BB2" w:rsidRPr="00B21BB2" w:rsidRDefault="00B21BB2" w:rsidP="00B21BB2"/>
    <w:p w14:paraId="5DE57F02" w14:textId="77777777" w:rsidR="00B21BB2" w:rsidRPr="00B21BB2" w:rsidRDefault="00B21BB2" w:rsidP="00B21BB2">
      <w:pPr>
        <w:pStyle w:val="Heading3"/>
      </w:pPr>
      <w:r w:rsidRPr="00B21BB2">
        <w:lastRenderedPageBreak/>
        <w:t>References</w:t>
      </w:r>
    </w:p>
    <w:p w14:paraId="484661D8" w14:textId="77777777" w:rsidR="00B21BB2" w:rsidRPr="00B21BB2" w:rsidRDefault="00B21BB2" w:rsidP="00B21BB2">
      <w:r w:rsidRPr="00B21BB2">
        <w:t>Community demographics were pulled from The Ralph and Goldy Lewis Center for Regional Policy Studies. Fire incident totals were taken from CAL FIRE incident pages, with the fatality confirmations coming from the Los Angeles County Medical Examiner wildfire update. For supplemental community context, the United States Census Bureau was used to track age distribution and disability counts, along with LA Almanac and Census Reporter for additional local demographic breakdowns</w:t>
      </w:r>
    </w:p>
    <w:p w14:paraId="4F246772" w14:textId="77777777" w:rsidR="00B21BB2" w:rsidRPr="00B21BB2" w:rsidRDefault="00B21BB2" w:rsidP="00B21BB2"/>
    <w:p w14:paraId="42A1614C" w14:textId="77777777" w:rsidR="00B21BB2" w:rsidRPr="00B21BB2" w:rsidRDefault="00B21BB2" w:rsidP="00B21BB2">
      <w:pPr>
        <w:pStyle w:val="Heading3"/>
      </w:pPr>
      <w:r w:rsidRPr="00B21BB2">
        <w:t>Results for Eaton</w:t>
      </w:r>
    </w:p>
    <w:p w14:paraId="441E7521" w14:textId="77777777" w:rsidR="00B21BB2" w:rsidRPr="00B21BB2" w:rsidRDefault="00B21BB2" w:rsidP="00B21BB2">
      <w:r w:rsidRPr="00B21BB2">
        <w:rPr>
          <w:rFonts w:ascii="Calibri" w:eastAsia="Calibri" w:hAnsi="Calibri" w:cs="Calibri"/>
        </w:rPr>
        <w:t>Across both Eaton definitions, the affected communities show higher racial and ethnic and linguistic diversity compared with the Palisades fire area tract aggregation. In the seven tract Eaton area with a population of 35,635, residents are 37 percent White, 20 percent Black, 5.4 percent Asian, and 30 percent Hispanic. Socioeconomic indicators show 52 percent bachelor’s degree or higher, a median household income of 144,309 dollars, and a poverty rate of 5.9 percent. The three tract core area with a population of 16,270 shows a similar profile, with 42 percent White, 22 percent Black, 6.7 percent Asian, and 19 percent Hispanic, along with slightly higher socioeconomic indicators including 59 percent bachelor’s degree or higher, 164,040 dollars median household income, and 5.3 percent poverty. Language patterns also reflect diversity, with Spanish spoken by about 19.7 percent of residents in Altadena and 26.2 percent in Pasadena.</w:t>
      </w:r>
    </w:p>
    <w:p w14:paraId="5F8048A1" w14:textId="77777777" w:rsidR="00B21BB2" w:rsidRPr="00B21BB2" w:rsidRDefault="00B21BB2" w:rsidP="00B21BB2">
      <w:pPr>
        <w:pStyle w:val="Heading3"/>
      </w:pPr>
      <w:r w:rsidRPr="00B21BB2">
        <w:t>Results for Palisades</w:t>
      </w:r>
    </w:p>
    <w:p w14:paraId="576F39EE" w14:textId="77777777" w:rsidR="00B21BB2" w:rsidRPr="00B21BB2" w:rsidRDefault="00B21BB2" w:rsidP="00B21BB2">
      <w:pPr>
        <w:pStyle w:val="NormalWeb"/>
        <w:rPr>
          <w:color w:val="000000"/>
        </w:rPr>
      </w:pPr>
      <w:r w:rsidRPr="00B21BB2">
        <w:t xml:space="preserve">The Palisades fire area tract aggregation appears less diverse and more high resource. The affected population is 23,049 with a median age of 47.8. The area is 80 percent White, with smaller Asian and Hispanic populations at 6.2 percent and 4.4 percent, respectively. Language is predominantly English only at 86.12 percent, with a relatively small Spanish speaking share at 2.40 percent. Socioeconomic indicators are high, with 78 percent bachelor’s degree or higher, a median household income of 194,889 dollars, and a poverty rate of 4.8 percent. </w:t>
      </w:r>
      <w:r w:rsidRPr="00B21BB2">
        <w:rPr>
          <w:color w:val="000000" w:themeColor="text1"/>
        </w:rPr>
        <w:t>The Palisades fire-area tract appears to be a less diverse and higher resource. The affected population is 23,049 with the median age being 47.8 years old. The area is 80% white with smaller Asian (6.2%) and Hispanic (4.4%) communities. The language spoken is predominantly English only (86.12%) with a low Spanish speaking population (2.40%). Socioeconomic indicators are high as 78% of people have a bachelor's degree, the median household income is $194,889, and the poverty rate is 4.8%.</w:t>
      </w:r>
    </w:p>
    <w:p w14:paraId="610E3973" w14:textId="77777777" w:rsidR="00B21BB2" w:rsidRPr="00B21BB2" w:rsidRDefault="00B21BB2" w:rsidP="00B21BB2">
      <w:pPr>
        <w:pStyle w:val="Heading3"/>
      </w:pPr>
      <w:r w:rsidRPr="00B21BB2">
        <w:t>Analysis</w:t>
      </w:r>
    </w:p>
    <w:p w14:paraId="79BED062" w14:textId="77777777" w:rsidR="00B21BB2" w:rsidRPr="00B21BB2" w:rsidRDefault="00B21BB2" w:rsidP="00B21BB2">
      <w:pPr>
        <w:pStyle w:val="NormalWeb"/>
      </w:pPr>
      <w:r w:rsidRPr="00B21BB2">
        <w:t xml:space="preserve">The results indicate a clear contrast in demographic composition and socioeconomic advantage between the two fire-area tract groupings. Across both Eaton boundary definitions, the affected communities are more racially and ethnically mixed than the Palisades aggregation, with substantially lower White share and larger Black and Hispanic populations, suggesting greater </w:t>
      </w:r>
      <w:r w:rsidRPr="00B21BB2">
        <w:lastRenderedPageBreak/>
        <w:t>population heterogeneity within the Eaton footprint. At the same time, both Eaton definitions still reflect relatively high educational attainment and income with low poverty, meaning the Eaton-impacted area is diverse but not uniformly low-resource. In contrast, the Palisades tract aggregation is more demographically homogeneous and consistently high-advantage: it is predominantly White, overwhelmingly English-only, and characterized by very high bachelor’s attainment, high median household income, and low poverty. Taken together, the patterns suggest the Eaton fire footprint intersects communities with greater demographic diversity, while the Palisades footprint intersects a more socioeconomically advantaged and less linguistically diverse population, with the two Eaton boundary choices yielding the same overall interpretation despite modest shifts in composition.</w:t>
      </w:r>
    </w:p>
    <w:p w14:paraId="284D371D" w14:textId="77777777" w:rsidR="00B21BB2" w:rsidRPr="00B21BB2" w:rsidRDefault="00B21BB2" w:rsidP="00B21BB2">
      <w:pPr>
        <w:pStyle w:val="Heading3"/>
      </w:pPr>
      <w:r w:rsidRPr="00B21BB2">
        <w:t>Diversity of Insights and Model Integration</w:t>
      </w:r>
    </w:p>
    <w:p w14:paraId="35482296" w14:textId="77777777" w:rsidR="00B21BB2" w:rsidRPr="00B21BB2" w:rsidRDefault="00B21BB2" w:rsidP="00B21BB2">
      <w:pPr>
        <w:pStyle w:val="NormalWeb"/>
        <w:rPr>
          <w:color w:val="000000"/>
        </w:rPr>
      </w:pPr>
      <w:r w:rsidRPr="00B21BB2">
        <w:rPr>
          <w:color w:val="000000"/>
        </w:rPr>
        <w:t>The engagement strategy produced a dataset that reflects the diversity of Los Angeles County’s social and geographic contexts. Pacific Palisades participants often emphasized preparedness, rapid decision-making, and the availability of multiple transportation options. In contrast, Altadena/Eaton residents highlighted delays linked to limited mobility, financial constraints, and communication breakdowns. These contrasting experiences offered valuable calibration points for the WISE wildfire evacuation model. Community-derived insights were directly embedded into the model, improving the accuracy of evacuation behavior representation, refining traffic modeling to capture staggered departures and shadow evacuations, and enabling targeted planning for at-risk populations.</w:t>
      </w:r>
    </w:p>
    <w:p w14:paraId="2021D976" w14:textId="1265C9B5" w:rsidR="00B21BB2" w:rsidRDefault="00B21BB2" w:rsidP="00B21BB2">
      <w:pPr>
        <w:pStyle w:val="NormalWeb"/>
        <w:rPr>
          <w:color w:val="000000"/>
        </w:rPr>
      </w:pPr>
      <w:r w:rsidRPr="00B21BB2">
        <w:rPr>
          <w:color w:val="000000"/>
        </w:rPr>
        <w:t xml:space="preserve">By integrating structured community engagement, ethical practices, and diverse perspectives, this phase ensured that the evacuation model was calibrated with realistic, community-informed behavioral parameters. This significantly improved the accuracy and relevance of the model and provided actionable insights for improving emergency communication, traffic management, and </w:t>
      </w:r>
      <w:r w:rsidRPr="00B21BB2">
        <w:rPr>
          <w:rStyle w:val="Heading1Char"/>
        </w:rPr>
        <w:t>evacuation planning in wildfire-prone regions</w:t>
      </w:r>
      <w:r w:rsidRPr="00B21BB2">
        <w:rPr>
          <w:color w:val="000000"/>
        </w:rPr>
        <w:t>.</w:t>
      </w:r>
    </w:p>
    <w:p w14:paraId="026B1BCE" w14:textId="77777777" w:rsidR="00B21BB2" w:rsidRPr="00B21BB2" w:rsidRDefault="00B21BB2" w:rsidP="00B21BB2">
      <w:pPr>
        <w:pStyle w:val="NormalWeb"/>
        <w:rPr>
          <w:color w:val="000000"/>
        </w:rPr>
      </w:pPr>
    </w:p>
    <w:p w14:paraId="6EABCBDF" w14:textId="1093E401" w:rsidR="00ED59A9" w:rsidRPr="00D67ABA" w:rsidRDefault="00ED59A9" w:rsidP="00D44446">
      <w:pPr>
        <w:pStyle w:val="Heading2"/>
      </w:pPr>
      <w:r w:rsidRPr="00D67ABA">
        <w:t>Community Interaction Plan</w:t>
      </w:r>
    </w:p>
    <w:p w14:paraId="7983B626" w14:textId="77777777" w:rsidR="008308A4" w:rsidRPr="00D67ABA" w:rsidRDefault="008308A4" w:rsidP="008308A4">
      <w:pPr>
        <w:pStyle w:val="NormalWeb"/>
        <w:rPr>
          <w:color w:val="000000"/>
        </w:rPr>
      </w:pPr>
      <w:r w:rsidRPr="00D67ABA">
        <w:rPr>
          <w:color w:val="000000"/>
        </w:rPr>
        <w:t>Understanding how individuals and communities respond to wildfires was central to this project, as effective evacuation planning must be human-centered and grounded in real behavior. Evacuation decisions are shaped by psychological, social, and economic factors that determine whether and when people choose to leave. Given the traumatic nature of recent wildfires in Los Angeles County, our engagement approach was designed to be sensitive, ethical, and inclusive, ensuring meaningful insights were collected without causing distress.</w:t>
      </w:r>
    </w:p>
    <w:p w14:paraId="4CEFBA94" w14:textId="5C51EB68" w:rsidR="008308A4" w:rsidRPr="00D67ABA" w:rsidRDefault="008308A4" w:rsidP="00D44446">
      <w:pPr>
        <w:pStyle w:val="Heading3"/>
      </w:pPr>
      <w:r w:rsidRPr="00D67ABA">
        <w:t>Ethical Framework</w:t>
      </w:r>
    </w:p>
    <w:p w14:paraId="23D59376" w14:textId="77777777" w:rsidR="008308A4" w:rsidRPr="00D67ABA" w:rsidRDefault="008308A4" w:rsidP="008308A4">
      <w:pPr>
        <w:pStyle w:val="NormalWeb"/>
        <w:rPr>
          <w:color w:val="000000"/>
        </w:rPr>
      </w:pPr>
      <w:r w:rsidRPr="00D67ABA">
        <w:rPr>
          <w:color w:val="000000"/>
        </w:rPr>
        <w:t xml:space="preserve">Community interaction was guided by a strict ethical framework to respect participants’ rights and well-being. Participation in all interviews and surveys was voluntary, with participants free to withdraw at any time without justification. Data was anonymized and stripped of identifying information before analysis or reporting. Instruments were developed with trauma-sensitive </w:t>
      </w:r>
      <w:r w:rsidRPr="00D67ABA">
        <w:rPr>
          <w:color w:val="000000"/>
        </w:rPr>
        <w:lastRenderedPageBreak/>
        <w:t>questioning, focusing on decision-making, communication, and logistical aspects rather than personal loss. Participants were clearly informed that the study aimed to improve future wildfire evacuations, not to evaluate past choices, thereby reducing the potential for judgment or retraumatization.</w:t>
      </w:r>
    </w:p>
    <w:p w14:paraId="5386EB96" w14:textId="12AC9E95" w:rsidR="008308A4" w:rsidRPr="00D67ABA" w:rsidRDefault="008308A4" w:rsidP="00D44446">
      <w:pPr>
        <w:pStyle w:val="Heading3"/>
      </w:pPr>
      <w:r w:rsidRPr="00D67ABA">
        <w:t>Structured Interviews and Surveys</w:t>
      </w:r>
    </w:p>
    <w:p w14:paraId="7A08AB89" w14:textId="67F25563" w:rsidR="008308A4" w:rsidRPr="00D67ABA" w:rsidRDefault="14503AB1" w:rsidP="008308A4">
      <w:pPr>
        <w:pStyle w:val="NormalWeb"/>
        <w:rPr>
          <w:color w:val="000000"/>
        </w:rPr>
      </w:pPr>
      <w:r w:rsidRPr="00D67ABA">
        <w:rPr>
          <w:color w:val="000000" w:themeColor="text1"/>
        </w:rPr>
        <w:t xml:space="preserve">We conducted </w:t>
      </w:r>
      <w:r w:rsidR="46019434" w:rsidRPr="00D67ABA">
        <w:rPr>
          <w:color w:val="000000" w:themeColor="text1"/>
        </w:rPr>
        <w:t xml:space="preserve">a comprehensive </w:t>
      </w:r>
      <w:r w:rsidRPr="00D67ABA">
        <w:rPr>
          <w:color w:val="000000" w:themeColor="text1"/>
        </w:rPr>
        <w:t xml:space="preserve">survey with residents from two contrasting wildfire-affected communities: Pacific Palisades, an affluent coastal community with </w:t>
      </w:r>
      <w:r w:rsidR="3F83437B" w:rsidRPr="00D67ABA">
        <w:rPr>
          <w:color w:val="000000" w:themeColor="text1"/>
        </w:rPr>
        <w:t xml:space="preserve">a perceived </w:t>
      </w:r>
      <w:r w:rsidRPr="00D67ABA">
        <w:rPr>
          <w:color w:val="000000" w:themeColor="text1"/>
        </w:rPr>
        <w:t>higher level of preparedness and access to resources, and the Altadena/Eaton area, a working-class neighborhood where evacuation was constrained by transportation and financial barriers. This deliberate selection provided a diverse and representative dataset, capturing both early-prepared households and those facing significant delays and challenges. Survey and interview instruments collected data on departure timing, risk perception, triggers for evacuation, route selection, communication effectiveness, and logistical challenges such as care for dependents and pets.</w:t>
      </w:r>
    </w:p>
    <w:p w14:paraId="029566DF" w14:textId="302137B1" w:rsidR="3310962D" w:rsidRPr="00D67ABA" w:rsidRDefault="609CF16E" w:rsidP="13AC583D">
      <w:pPr>
        <w:pStyle w:val="NormalWeb"/>
        <w:rPr>
          <w:color w:val="000000" w:themeColor="text1"/>
        </w:rPr>
      </w:pPr>
      <w:r w:rsidRPr="00D67ABA">
        <w:rPr>
          <w:color w:val="000000" w:themeColor="text1"/>
        </w:rPr>
        <w:t>A structured questionnaire was used to collect data</w:t>
      </w:r>
      <w:r w:rsidR="0A4B3588" w:rsidRPr="00D67ABA">
        <w:rPr>
          <w:color w:val="000000" w:themeColor="text1"/>
        </w:rPr>
        <w:t xml:space="preserve"> necessary in informing</w:t>
      </w:r>
      <w:r w:rsidRPr="00D67ABA">
        <w:rPr>
          <w:color w:val="000000" w:themeColor="text1"/>
        </w:rPr>
        <w:t xml:space="preserve"> evacuation behavior, preparedness levels, and</w:t>
      </w:r>
      <w:r w:rsidR="79BDDE13" w:rsidRPr="00D67ABA">
        <w:rPr>
          <w:color w:val="000000" w:themeColor="text1"/>
        </w:rPr>
        <w:t xml:space="preserve"> decision-making during recent wildfire events. The survey consisted of multiple-choice, Likert-scale, and short free-response questions addressing metrics like evacuation timing, perceived risk and </w:t>
      </w:r>
      <w:r w:rsidR="37E104AC" w:rsidRPr="00D67ABA">
        <w:rPr>
          <w:color w:val="000000" w:themeColor="text1"/>
        </w:rPr>
        <w:t xml:space="preserve">decision triggers, transportation access, evacuation routes, communication effectiveness, and household constraints that could hinder evacuation including dependents, pets, and mobility </w:t>
      </w:r>
      <w:r w:rsidR="22D26018" w:rsidRPr="00D67ABA">
        <w:rPr>
          <w:color w:val="000000" w:themeColor="text1"/>
        </w:rPr>
        <w:t>limitations</w:t>
      </w:r>
      <w:r w:rsidR="37E104AC" w:rsidRPr="00D67ABA">
        <w:rPr>
          <w:color w:val="000000" w:themeColor="text1"/>
        </w:rPr>
        <w:t>. The f</w:t>
      </w:r>
      <w:r w:rsidR="6DB2A14C" w:rsidRPr="00D67ABA">
        <w:rPr>
          <w:color w:val="000000" w:themeColor="text1"/>
        </w:rPr>
        <w:t xml:space="preserve">ull questionnaire is provided in Appendix B. </w:t>
      </w:r>
    </w:p>
    <w:p w14:paraId="47492223" w14:textId="7F87A875" w:rsidR="185D2F33" w:rsidRPr="00D67ABA" w:rsidRDefault="316B186E" w:rsidP="003556C3">
      <w:pPr>
        <w:pStyle w:val="NormalWeb"/>
        <w:spacing w:line="259" w:lineRule="auto"/>
        <w:rPr>
          <w:color w:val="000000" w:themeColor="text1"/>
        </w:rPr>
      </w:pPr>
      <w:r w:rsidRPr="00D67ABA">
        <w:rPr>
          <w:color w:val="000000" w:themeColor="text1"/>
        </w:rPr>
        <w:t xml:space="preserve">The distribution of the survey was done through </w:t>
      </w:r>
      <w:r w:rsidR="7AF763C5" w:rsidRPr="00D67ABA">
        <w:rPr>
          <w:color w:val="000000" w:themeColor="text1"/>
        </w:rPr>
        <w:t>community</w:t>
      </w:r>
      <w:r w:rsidRPr="00D67ABA">
        <w:rPr>
          <w:color w:val="000000" w:themeColor="text1"/>
        </w:rPr>
        <w:t>-based outreach and online dissemination</w:t>
      </w:r>
      <w:r w:rsidR="56B9ABB1" w:rsidRPr="00D67ABA">
        <w:rPr>
          <w:color w:val="000000" w:themeColor="text1"/>
        </w:rPr>
        <w:t xml:space="preserve">. </w:t>
      </w:r>
      <w:r w:rsidR="32540B6C" w:rsidRPr="00D67ABA">
        <w:rPr>
          <w:color w:val="000000" w:themeColor="text1"/>
        </w:rPr>
        <w:t xml:space="preserve">Digital distribution occurred primarily through community-specific online forums and groups, with </w:t>
      </w:r>
      <w:r w:rsidR="66C9F3FB" w:rsidRPr="00D67ABA">
        <w:rPr>
          <w:color w:val="000000" w:themeColor="text1"/>
        </w:rPr>
        <w:t xml:space="preserve">a majority of interactions originating from the Altadena community Reddit. </w:t>
      </w:r>
      <w:r w:rsidR="5B209685" w:rsidRPr="00D67ABA">
        <w:rPr>
          <w:color w:val="000000" w:themeColor="text1"/>
        </w:rPr>
        <w:t>This platform was selected due to its high level of engagement and interaction amongst forum contributors, especially in cases of community emergency</w:t>
      </w:r>
      <w:r w:rsidR="16A860AC" w:rsidRPr="00D67ABA">
        <w:rPr>
          <w:color w:val="000000" w:themeColor="text1"/>
        </w:rPr>
        <w:t xml:space="preserve">; the forum’s informal nature aided in producing genuine testimony and a desire from users to contribute to the study </w:t>
      </w:r>
      <w:r w:rsidR="5A200B1C" w:rsidRPr="00D67ABA">
        <w:rPr>
          <w:color w:val="000000" w:themeColor="text1"/>
        </w:rPr>
        <w:t xml:space="preserve">purely for the sake of </w:t>
      </w:r>
      <w:r w:rsidR="7CC97527" w:rsidRPr="00D67ABA">
        <w:rPr>
          <w:color w:val="000000" w:themeColor="text1"/>
        </w:rPr>
        <w:t>community loyalty</w:t>
      </w:r>
      <w:r w:rsidR="5A200B1C" w:rsidRPr="00D67ABA">
        <w:rPr>
          <w:color w:val="000000" w:themeColor="text1"/>
        </w:rPr>
        <w:t>. Additional outreach was conducted through direct contact with local community councils, homeowner associations, an</w:t>
      </w:r>
      <w:r w:rsidR="30D3FFA6" w:rsidRPr="00D67ABA">
        <w:rPr>
          <w:color w:val="000000" w:themeColor="text1"/>
        </w:rPr>
        <w:t xml:space="preserve">d by community word-of-mouth. </w:t>
      </w:r>
    </w:p>
    <w:p w14:paraId="0905CC5E" w14:textId="53BCDF3A" w:rsidR="708A9958" w:rsidRPr="00D67ABA" w:rsidRDefault="30D3FFA6" w:rsidP="13AC583D">
      <w:pPr>
        <w:pStyle w:val="NormalWeb"/>
        <w:rPr>
          <w:color w:val="000000" w:themeColor="text1"/>
        </w:rPr>
      </w:pPr>
      <w:r w:rsidRPr="00D67ABA">
        <w:rPr>
          <w:color w:val="000000" w:themeColor="text1"/>
        </w:rPr>
        <w:t>Responses were obtained from residents of two contrasting wildfire-</w:t>
      </w:r>
      <w:r w:rsidR="677114A5" w:rsidRPr="00D67ABA">
        <w:rPr>
          <w:color w:val="000000" w:themeColor="text1"/>
        </w:rPr>
        <w:t>affected communities: Pacific Palisades and Altadena</w:t>
      </w:r>
      <w:r w:rsidR="2683405B" w:rsidRPr="00D67ABA">
        <w:rPr>
          <w:color w:val="000000" w:themeColor="text1"/>
        </w:rPr>
        <w:t>/Eaton Canyon. Pacific Palisades represents a higher-resource coastal community characterized by higher vehicle ownership rates and access to preparedness resources</w:t>
      </w:r>
      <w:r w:rsidR="7F7ED7B7" w:rsidRPr="00D67ABA">
        <w:rPr>
          <w:color w:val="000000" w:themeColor="text1"/>
        </w:rPr>
        <w:t xml:space="preserve">, while Altadena reflects a predominantly working-class community where evacuation capacity was more frequently constrained by transportation availability, financial limitations, and delayed access to official alerts or information. </w:t>
      </w:r>
      <w:r w:rsidR="1C02A240" w:rsidRPr="00D67ABA">
        <w:rPr>
          <w:color w:val="000000" w:themeColor="text1"/>
        </w:rPr>
        <w:t xml:space="preserve">This sampling framework enabled comparative analysis across differing socioeconomic and infrastructural conditions. </w:t>
      </w:r>
    </w:p>
    <w:p w14:paraId="753380D0" w14:textId="216FCD04" w:rsidR="49932A25" w:rsidRPr="00D67ABA" w:rsidRDefault="49932A25" w:rsidP="2F0810AC">
      <w:pPr>
        <w:pStyle w:val="NormalWeb"/>
        <w:rPr>
          <w:color w:val="000000" w:themeColor="text1"/>
        </w:rPr>
      </w:pPr>
      <w:r w:rsidRPr="00D67ABA">
        <w:rPr>
          <w:color w:val="000000" w:themeColor="text1"/>
        </w:rPr>
        <w:t xml:space="preserve">A total of 24 households were surveyed and analyzed. </w:t>
      </w:r>
      <w:r w:rsidR="24AF95D4" w:rsidRPr="00D67ABA">
        <w:rPr>
          <w:color w:val="000000" w:themeColor="text1"/>
        </w:rPr>
        <w:t>Analysis of collected information</w:t>
      </w:r>
      <w:r w:rsidRPr="00D67ABA">
        <w:rPr>
          <w:color w:val="000000" w:themeColor="text1"/>
        </w:rPr>
        <w:t xml:space="preserve"> indicated that delayed evacuation was associated strongly with limited access to transportation</w:t>
      </w:r>
      <w:r w:rsidR="4937AA61" w:rsidRPr="00D67ABA">
        <w:rPr>
          <w:color w:val="000000" w:themeColor="text1"/>
        </w:rPr>
        <w:t xml:space="preserve">, uncertainty regarding evacuation orders, and household-specific </w:t>
      </w:r>
      <w:r w:rsidR="2494C5F2" w:rsidRPr="00D67ABA">
        <w:rPr>
          <w:color w:val="000000" w:themeColor="text1"/>
        </w:rPr>
        <w:t>difficulties</w:t>
      </w:r>
      <w:r w:rsidR="4937AA61" w:rsidRPr="00D67ABA">
        <w:rPr>
          <w:color w:val="000000" w:themeColor="text1"/>
        </w:rPr>
        <w:t xml:space="preserve"> related to dependents (children, elderly, etc.) and pets.</w:t>
      </w:r>
      <w:r w:rsidR="35F2536F" w:rsidRPr="00D67ABA">
        <w:rPr>
          <w:color w:val="000000" w:themeColor="text1"/>
        </w:rPr>
        <w:t xml:space="preserve"> Households affected by the Eaton fire were more likely to report evacuating late or under time pressure, citing traffic congestion, lack of personal vehicle access, and delayed or even </w:t>
      </w:r>
      <w:r w:rsidR="724216BE" w:rsidRPr="00D67ABA">
        <w:rPr>
          <w:color w:val="000000" w:themeColor="text1"/>
        </w:rPr>
        <w:t xml:space="preserve">no official communications as primary barriers. In contrast, </w:t>
      </w:r>
      <w:r w:rsidR="724216BE" w:rsidRPr="00D67ABA">
        <w:rPr>
          <w:color w:val="000000" w:themeColor="text1"/>
        </w:rPr>
        <w:lastRenderedPageBreak/>
        <w:t xml:space="preserve">Palisades respondents more frequently reported early or </w:t>
      </w:r>
      <w:r w:rsidR="44EF60C1" w:rsidRPr="00D67ABA">
        <w:rPr>
          <w:color w:val="000000" w:themeColor="text1"/>
        </w:rPr>
        <w:t>preemptive</w:t>
      </w:r>
      <w:r w:rsidR="31D0FD3B" w:rsidRPr="00D67ABA">
        <w:rPr>
          <w:color w:val="000000" w:themeColor="text1"/>
        </w:rPr>
        <w:t xml:space="preserve"> evacuation, </w:t>
      </w:r>
      <w:r w:rsidR="677569DA" w:rsidRPr="00D67ABA">
        <w:rPr>
          <w:color w:val="000000" w:themeColor="text1"/>
        </w:rPr>
        <w:t xml:space="preserve">supported by higher transportation availability and greater confidence in evacuation planning. </w:t>
      </w:r>
    </w:p>
    <w:p w14:paraId="524EB1E9" w14:textId="6888A224" w:rsidR="03B14488" w:rsidRPr="00D67ABA" w:rsidRDefault="03B14488" w:rsidP="2F0810AC">
      <w:pPr>
        <w:pStyle w:val="NormalWeb"/>
        <w:rPr>
          <w:color w:val="000000" w:themeColor="text1"/>
        </w:rPr>
      </w:pPr>
      <w:r w:rsidRPr="00D67ABA">
        <w:rPr>
          <w:color w:val="000000" w:themeColor="text1"/>
        </w:rPr>
        <w:t>Evacuation triggers and perception of risk varied systematically by community. Early evacuation decisions were most commonly prompted by official warnings</w:t>
      </w:r>
      <w:r w:rsidR="7D58432D" w:rsidRPr="00D67ABA">
        <w:rPr>
          <w:color w:val="000000" w:themeColor="text1"/>
        </w:rPr>
        <w:t xml:space="preserve"> or direct observation of fire progression, whereas delayed evacuations were more frequently driven by a lack of official notice, instead prompted by informal information sources such as social media updates or neighbor communication. </w:t>
      </w:r>
      <w:r w:rsidR="27ADCF04" w:rsidRPr="00D67ABA">
        <w:rPr>
          <w:color w:val="000000" w:themeColor="text1"/>
        </w:rPr>
        <w:t>Analysis of qualitative responses provided by respondents corroborated these trends, emphasizing the compounding effects of time pressure, household/fam</w:t>
      </w:r>
      <w:r w:rsidR="556E5DE0" w:rsidRPr="00D67ABA">
        <w:rPr>
          <w:color w:val="000000" w:themeColor="text1"/>
        </w:rPr>
        <w:t>i</w:t>
      </w:r>
      <w:r w:rsidR="27ADCF04" w:rsidRPr="00D67ABA">
        <w:rPr>
          <w:color w:val="000000" w:themeColor="text1"/>
        </w:rPr>
        <w:t>ly coordination challenges, and constrained road capacity during emergency evacu</w:t>
      </w:r>
      <w:r w:rsidR="6F1E8F39" w:rsidRPr="00D67ABA">
        <w:rPr>
          <w:color w:val="000000" w:themeColor="text1"/>
        </w:rPr>
        <w:t xml:space="preserve">ation. </w:t>
      </w:r>
    </w:p>
    <w:p w14:paraId="6271AFB2" w14:textId="57E10AEA" w:rsidR="047F74E5" w:rsidRPr="00D67ABA" w:rsidRDefault="047F74E5" w:rsidP="2F0810AC">
      <w:pPr>
        <w:pStyle w:val="NormalWeb"/>
        <w:rPr>
          <w:b/>
          <w:bCs/>
          <w:color w:val="000000" w:themeColor="text1"/>
        </w:rPr>
      </w:pPr>
      <w:r w:rsidRPr="00D67ABA">
        <w:rPr>
          <w:b/>
          <w:bCs/>
          <w:color w:val="000000" w:themeColor="text1"/>
        </w:rPr>
        <w:t>Qualitative Observations and Data Limitations</w:t>
      </w:r>
    </w:p>
    <w:p w14:paraId="5783E802" w14:textId="73383BA4" w:rsidR="047F74E5" w:rsidRPr="00D67ABA" w:rsidRDefault="047F74E5" w:rsidP="2F0810AC">
      <w:pPr>
        <w:pStyle w:val="NormalWeb"/>
        <w:rPr>
          <w:color w:val="000000" w:themeColor="text1"/>
        </w:rPr>
      </w:pPr>
      <w:r w:rsidRPr="00D67ABA">
        <w:rPr>
          <w:color w:val="000000" w:themeColor="text1"/>
        </w:rPr>
        <w:t>While the dataset captures a range of evacuation experiences amongst diverse households and communities, the sample size limits its representativeness of average education behavior across the broader population. The results are most indic</w:t>
      </w:r>
      <w:r w:rsidR="19B029AA" w:rsidRPr="00D67ABA">
        <w:rPr>
          <w:color w:val="000000" w:themeColor="text1"/>
        </w:rPr>
        <w:t>ative of individuals</w:t>
      </w:r>
      <w:r w:rsidR="3E501459" w:rsidRPr="00D67ABA">
        <w:rPr>
          <w:color w:val="000000" w:themeColor="text1"/>
        </w:rPr>
        <w:t xml:space="preserve"> who were sufficiently engaged, informed, or motivated to respond to post-event surveys, which may bias findings toward households with higher situational awareness. A larger sample size from</w:t>
      </w:r>
      <w:r w:rsidR="15C44945" w:rsidRPr="00D67ABA">
        <w:rPr>
          <w:color w:val="000000" w:themeColor="text1"/>
        </w:rPr>
        <w:t xml:space="preserve"> affected households in the</w:t>
      </w:r>
      <w:r w:rsidR="3E501459" w:rsidRPr="00D67ABA">
        <w:rPr>
          <w:color w:val="000000" w:themeColor="text1"/>
        </w:rPr>
        <w:t xml:space="preserve"> Pacific Palisades</w:t>
      </w:r>
      <w:r w:rsidR="67995F2B" w:rsidRPr="00D67ABA">
        <w:rPr>
          <w:color w:val="000000" w:themeColor="text1"/>
        </w:rPr>
        <w:t xml:space="preserve"> would</w:t>
      </w:r>
      <w:r w:rsidR="3E501459" w:rsidRPr="00D67ABA">
        <w:rPr>
          <w:color w:val="000000" w:themeColor="text1"/>
        </w:rPr>
        <w:t xml:space="preserve"> improve the accuracy of concl</w:t>
      </w:r>
      <w:r w:rsidR="789B7223" w:rsidRPr="00D67ABA">
        <w:rPr>
          <w:color w:val="000000" w:themeColor="text1"/>
        </w:rPr>
        <w:t xml:space="preserve">usions drawn </w:t>
      </w:r>
      <w:r w:rsidR="0164F0BD" w:rsidRPr="00D67ABA">
        <w:rPr>
          <w:color w:val="000000" w:themeColor="text1"/>
        </w:rPr>
        <w:t>from respondents, resulting in greater cross-community comparisons and allow for more precise quantification of differences in evacuation preparedness and</w:t>
      </w:r>
      <w:r w:rsidR="1B1B6C50" w:rsidRPr="00D67ABA">
        <w:rPr>
          <w:color w:val="000000" w:themeColor="text1"/>
        </w:rPr>
        <w:t xml:space="preserve"> timing. </w:t>
      </w:r>
    </w:p>
    <w:p w14:paraId="5D6C094B" w14:textId="25ECBABF" w:rsidR="1B1B6C50" w:rsidRPr="00D67ABA" w:rsidRDefault="1B1B6C50" w:rsidP="003556C3">
      <w:pPr>
        <w:pStyle w:val="NormalWeb"/>
        <w:spacing w:line="259" w:lineRule="auto"/>
        <w:rPr>
          <w:color w:val="000000" w:themeColor="text1"/>
        </w:rPr>
      </w:pPr>
      <w:r w:rsidRPr="00D67ABA">
        <w:rPr>
          <w:color w:val="000000" w:themeColor="text1"/>
        </w:rPr>
        <w:t>Additionally, the bulk of the responses to the survey coming from a community</w:t>
      </w:r>
      <w:r w:rsidR="7A9B4687" w:rsidRPr="00D67ABA">
        <w:rPr>
          <w:color w:val="000000" w:themeColor="text1"/>
        </w:rPr>
        <w:t xml:space="preserve">-specific Reddit forum may also introduce </w:t>
      </w:r>
      <w:r w:rsidR="40E7F1AD" w:rsidRPr="00D67ABA">
        <w:rPr>
          <w:color w:val="000000" w:themeColor="text1"/>
        </w:rPr>
        <w:t>biases</w:t>
      </w:r>
      <w:r w:rsidR="7A9B4687" w:rsidRPr="00D67ABA">
        <w:rPr>
          <w:color w:val="000000" w:themeColor="text1"/>
        </w:rPr>
        <w:t xml:space="preserve"> related to technology access and platform familiarity. Reddit</w:t>
      </w:r>
      <w:r w:rsidR="39AE691D" w:rsidRPr="00D67ABA">
        <w:rPr>
          <w:color w:val="000000" w:themeColor="text1"/>
        </w:rPr>
        <w:t>, a relatively niche social media platform, tends to represent users who are more technologically engaged or information-seeking individuals</w:t>
      </w:r>
      <w:r w:rsidR="331DA7E7" w:rsidRPr="00D67ABA">
        <w:rPr>
          <w:color w:val="000000" w:themeColor="text1"/>
        </w:rPr>
        <w:t xml:space="preserve">, potentially skewing </w:t>
      </w:r>
      <w:r w:rsidR="34530B1A" w:rsidRPr="00D67ABA">
        <w:rPr>
          <w:color w:val="000000" w:themeColor="text1"/>
        </w:rPr>
        <w:t>responses</w:t>
      </w:r>
      <w:r w:rsidR="331DA7E7" w:rsidRPr="00D67ABA">
        <w:rPr>
          <w:color w:val="000000" w:themeColor="text1"/>
        </w:rPr>
        <w:t xml:space="preserve"> toward higher situational awareness or preparedness relative to the general population of these affected communities. Conversely, broader distribution through more general </w:t>
      </w:r>
      <w:r w:rsidR="42E63D91" w:rsidRPr="00D67ABA">
        <w:rPr>
          <w:color w:val="000000" w:themeColor="text1"/>
        </w:rPr>
        <w:t>platforms</w:t>
      </w:r>
      <w:r w:rsidR="331DA7E7" w:rsidRPr="00D67ABA">
        <w:rPr>
          <w:color w:val="000000" w:themeColor="text1"/>
        </w:rPr>
        <w:t xml:space="preserve"> or offline methods could shift results in the opposite direction by reaching households with lower preparedness </w:t>
      </w:r>
      <w:r w:rsidR="60305843" w:rsidRPr="00D67ABA">
        <w:rPr>
          <w:color w:val="000000" w:themeColor="text1"/>
        </w:rPr>
        <w:t>or reduced access to real-time information. Considering most homeowners tend to lie outside of the general demographic of</w:t>
      </w:r>
      <w:r w:rsidR="5EE80673" w:rsidRPr="00D67ABA">
        <w:rPr>
          <w:color w:val="000000" w:themeColor="text1"/>
        </w:rPr>
        <w:t xml:space="preserve"> forums such as Reddit, a more representative data set may be acquired through </w:t>
      </w:r>
      <w:r w:rsidR="202AFE13" w:rsidRPr="00D67ABA">
        <w:rPr>
          <w:color w:val="000000" w:themeColor="text1"/>
        </w:rPr>
        <w:t xml:space="preserve">diversifying the sample of surveyed individuals. As such, the findings should be interpreted as reflective of engaged community subsets rather than definitive population-wide evacuation behavior, </w:t>
      </w:r>
      <w:r w:rsidR="17069847" w:rsidRPr="00D67ABA">
        <w:rPr>
          <w:color w:val="000000" w:themeColor="text1"/>
        </w:rPr>
        <w:t>highlighting</w:t>
      </w:r>
      <w:r w:rsidR="202AFE13" w:rsidRPr="00D67ABA">
        <w:rPr>
          <w:color w:val="000000" w:themeColor="text1"/>
        </w:rPr>
        <w:t xml:space="preserve"> the need for expanded sampling in future work</w:t>
      </w:r>
      <w:r w:rsidR="2C0343AE" w:rsidRPr="00D67ABA">
        <w:rPr>
          <w:color w:val="000000" w:themeColor="text1"/>
        </w:rPr>
        <w:t xml:space="preserve">. </w:t>
      </w:r>
    </w:p>
    <w:p w14:paraId="39A9A300" w14:textId="200D4C4E" w:rsidR="008308A4" w:rsidRPr="00D67ABA" w:rsidRDefault="008308A4" w:rsidP="00D44446">
      <w:pPr>
        <w:pStyle w:val="Heading3"/>
      </w:pPr>
      <w:commentRangeStart w:id="2"/>
      <w:r w:rsidRPr="00D67ABA">
        <w:t>Community Collaboration</w:t>
      </w:r>
      <w:commentRangeEnd w:id="2"/>
      <w:r w:rsidR="000501D4" w:rsidRPr="00D67ABA">
        <w:rPr>
          <w:rStyle w:val="CommentReference"/>
          <w:sz w:val="24"/>
          <w:szCs w:val="27"/>
        </w:rPr>
        <w:commentReference w:id="2"/>
      </w:r>
    </w:p>
    <w:p w14:paraId="6A14CFDD" w14:textId="5CFCE108" w:rsidR="00D44446" w:rsidRDefault="008308A4" w:rsidP="008308A4">
      <w:pPr>
        <w:pStyle w:val="NormalWeb"/>
        <w:rPr>
          <w:color w:val="000000"/>
        </w:rPr>
      </w:pPr>
      <w:r w:rsidRPr="00D67ABA">
        <w:rPr>
          <w:color w:val="000000"/>
        </w:rPr>
        <w:t>Collaboration with local organizations, emergency response agencies, and community leaders played an essential role in ensuring the appropriateness of engagement methods. These partnerships improved participation rates, enhanced trust, and ensured cultural sensitivity in how questions were framed and data was collected. Working with trusted local partners also created channels for sharing back results with affected communities, strengthening transparency and accountability.</w:t>
      </w:r>
    </w:p>
    <w:p w14:paraId="1EF14E61" w14:textId="77777777" w:rsidR="00D44446" w:rsidRDefault="00D44446" w:rsidP="00ED599F">
      <w:pPr>
        <w:pStyle w:val="NormalWeb"/>
        <w:rPr>
          <w:color w:val="000000"/>
        </w:rPr>
      </w:pPr>
    </w:p>
    <w:p w14:paraId="25A4C9C3" w14:textId="77777777" w:rsidR="00D44446" w:rsidRPr="00ED599F" w:rsidRDefault="00D44446" w:rsidP="00ED599F">
      <w:pPr>
        <w:pStyle w:val="NormalWeb"/>
        <w:rPr>
          <w:color w:val="000000"/>
        </w:rPr>
      </w:pPr>
    </w:p>
    <w:p w14:paraId="6967BC7C" w14:textId="1B80C2F6" w:rsidR="00F87219" w:rsidRDefault="00ED59A9" w:rsidP="00F87219">
      <w:pPr>
        <w:pStyle w:val="Heading2"/>
      </w:pPr>
      <w:r w:rsidRPr="00ED59A9">
        <w:t>Social Media and Text Mining</w:t>
      </w:r>
      <w:r w:rsidR="00F87219">
        <w:t xml:space="preserve">: </w:t>
      </w:r>
      <w:r w:rsidR="00F87219" w:rsidRPr="00262B00">
        <w:t>Analysis of YouTube Wildfire Evacuation Interviews</w:t>
      </w:r>
    </w:p>
    <w:p w14:paraId="0FD01588" w14:textId="77777777" w:rsidR="00F87219" w:rsidRPr="00F87219" w:rsidRDefault="00F87219" w:rsidP="00F87219">
      <w:pPr>
        <w:pStyle w:val="NormalWeb"/>
        <w:rPr>
          <w:color w:val="000000"/>
        </w:rPr>
      </w:pPr>
      <w:r w:rsidRPr="00F87219">
        <w:rPr>
          <w:color w:val="000000"/>
        </w:rPr>
        <w:t>In this study, we adopt a</w:t>
      </w:r>
      <w:r w:rsidRPr="00F87219">
        <w:rPr>
          <w:rStyle w:val="apple-converted-space"/>
          <w:color w:val="000000"/>
        </w:rPr>
        <w:t> </w:t>
      </w:r>
      <w:r w:rsidRPr="00F87219">
        <w:rPr>
          <w:rStyle w:val="Strong"/>
          <w:color w:val="000000"/>
        </w:rPr>
        <w:t>novel methodological approach</w:t>
      </w:r>
      <w:r w:rsidRPr="00F87219">
        <w:rPr>
          <w:rStyle w:val="apple-converted-space"/>
          <w:color w:val="000000"/>
        </w:rPr>
        <w:t> </w:t>
      </w:r>
      <w:r w:rsidRPr="00F87219">
        <w:rPr>
          <w:color w:val="000000"/>
        </w:rPr>
        <w:t>by analyzing YouTube interviews and vlogs as primary qualitative data sources. YouTube provides a rich repository of firsthand testimonies, capturing not only evacuation timing but also the</w:t>
      </w:r>
      <w:r w:rsidRPr="00F87219">
        <w:rPr>
          <w:rStyle w:val="apple-converted-space"/>
          <w:color w:val="000000"/>
        </w:rPr>
        <w:t> </w:t>
      </w:r>
      <w:r w:rsidRPr="00F87219">
        <w:rPr>
          <w:rStyle w:val="Strong"/>
          <w:color w:val="000000"/>
        </w:rPr>
        <w:t>emotional, logistical, and social factors</w:t>
      </w:r>
      <w:r w:rsidRPr="00F87219">
        <w:rPr>
          <w:rStyle w:val="apple-converted-space"/>
          <w:color w:val="000000"/>
        </w:rPr>
        <w:t> </w:t>
      </w:r>
      <w:r w:rsidRPr="00F87219">
        <w:rPr>
          <w:color w:val="000000"/>
        </w:rPr>
        <w:t>that influence decision-making. Unlike structured surveys or emergency agency reports, these digital narratives often reveal spontaneous and unfiltered accounts of lived experiences during wildfire crises.</w:t>
      </w:r>
    </w:p>
    <w:p w14:paraId="3CD6B06A" w14:textId="77777777" w:rsidR="00F87219" w:rsidRPr="00F87219" w:rsidRDefault="00F87219" w:rsidP="00F87219">
      <w:pPr>
        <w:pStyle w:val="NormalWeb"/>
        <w:rPr>
          <w:color w:val="000000"/>
        </w:rPr>
      </w:pPr>
      <w:r w:rsidRPr="00F87219">
        <w:rPr>
          <w:color w:val="000000"/>
        </w:rPr>
        <w:t>Our methodology involved systematically identifying, transcribing, coding, and quantifying evacuation delay factors as described by residents affected by the</w:t>
      </w:r>
      <w:r w:rsidRPr="00F87219">
        <w:rPr>
          <w:rStyle w:val="apple-converted-space"/>
          <w:color w:val="000000"/>
        </w:rPr>
        <w:t> </w:t>
      </w:r>
      <w:r w:rsidRPr="00F87219">
        <w:rPr>
          <w:rStyle w:val="Strong"/>
          <w:color w:val="000000"/>
        </w:rPr>
        <w:t>Palisades, Eaton, and Hurst Fires (January 2025)</w:t>
      </w:r>
      <w:r w:rsidRPr="00F87219">
        <w:rPr>
          <w:color w:val="000000"/>
        </w:rPr>
        <w:t>. To ensure rigor, the process combined</w:t>
      </w:r>
      <w:r w:rsidRPr="00F87219">
        <w:rPr>
          <w:rStyle w:val="apple-converted-space"/>
          <w:color w:val="000000"/>
        </w:rPr>
        <w:t> </w:t>
      </w:r>
      <w:r w:rsidRPr="00F87219">
        <w:rPr>
          <w:rStyle w:val="Strong"/>
          <w:color w:val="000000"/>
        </w:rPr>
        <w:t>qualitative thematic coding</w:t>
      </w:r>
      <w:r w:rsidRPr="00F87219">
        <w:rPr>
          <w:rStyle w:val="apple-converted-space"/>
          <w:color w:val="000000"/>
        </w:rPr>
        <w:t> </w:t>
      </w:r>
      <w:r w:rsidRPr="00F87219">
        <w:rPr>
          <w:color w:val="000000"/>
        </w:rPr>
        <w:t>with</w:t>
      </w:r>
      <w:r w:rsidRPr="00F87219">
        <w:rPr>
          <w:rStyle w:val="apple-converted-space"/>
          <w:color w:val="000000"/>
        </w:rPr>
        <w:t> </w:t>
      </w:r>
      <w:r w:rsidRPr="00F87219">
        <w:rPr>
          <w:rStyle w:val="Strong"/>
          <w:color w:val="000000"/>
        </w:rPr>
        <w:t>quantitative delay estimation</w:t>
      </w:r>
      <w:r w:rsidRPr="00F87219">
        <w:rPr>
          <w:color w:val="000000"/>
        </w:rPr>
        <w:t>, followed by synthesis into a structured dataset and a cleaned summary table. Triangulation with broadcast news reports and official statements further validated the findings.</w:t>
      </w:r>
    </w:p>
    <w:p w14:paraId="4A3B034D" w14:textId="212E0124" w:rsidR="00F87219" w:rsidRPr="00ED599F" w:rsidRDefault="00F87219" w:rsidP="00F87219">
      <w:pPr>
        <w:pStyle w:val="NormalWeb"/>
        <w:rPr>
          <w:color w:val="000000"/>
        </w:rPr>
      </w:pPr>
      <w:r>
        <w:rPr>
          <w:color w:val="000000"/>
        </w:rPr>
        <w:t>The workflow for this methodology is illustrated in</w:t>
      </w:r>
      <w:r>
        <w:rPr>
          <w:rStyle w:val="apple-converted-space"/>
          <w:color w:val="000000"/>
        </w:rPr>
        <w:t> </w:t>
      </w:r>
      <w:r>
        <w:rPr>
          <w:rStyle w:val="Strong"/>
          <w:color w:val="000000"/>
        </w:rPr>
        <w:t>Figure 1</w:t>
      </w:r>
      <w:r>
        <w:rPr>
          <w:color w:val="000000"/>
        </w:rPr>
        <w:t>, which highlights the eight sequential steps, from data collection through ethical considerations—that guided this analysis.</w:t>
      </w:r>
      <w:r>
        <w:rPr>
          <w:noProof/>
        </w:rPr>
        <w:drawing>
          <wp:inline distT="0" distB="0" distL="0" distR="0" wp14:anchorId="0B87F9FC" wp14:editId="7A8E014D">
            <wp:extent cx="5943600" cy="3543935"/>
            <wp:effectExtent l="0" t="0" r="0" b="0"/>
            <wp:docPr id="1051079162"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utput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43935"/>
                    </a:xfrm>
                    <a:prstGeom prst="rect">
                      <a:avLst/>
                    </a:prstGeom>
                    <a:noFill/>
                    <a:ln>
                      <a:noFill/>
                    </a:ln>
                  </pic:spPr>
                </pic:pic>
              </a:graphicData>
            </a:graphic>
          </wp:inline>
        </w:drawing>
      </w:r>
    </w:p>
    <w:p w14:paraId="54FA7A36" w14:textId="4523277E" w:rsidR="00F87219" w:rsidRPr="00262B00" w:rsidRDefault="00F87219" w:rsidP="00F87219">
      <w:pPr>
        <w:pStyle w:val="Heading3"/>
      </w:pPr>
      <w:r w:rsidRPr="00262B00">
        <w:t>Data Source Identification</w:t>
      </w:r>
    </w:p>
    <w:p w14:paraId="282F5045"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lastRenderedPageBreak/>
        <w:t>YouTube was deliberately selected as a </w:t>
      </w:r>
      <w:r w:rsidRPr="00262B00">
        <w:rPr>
          <w:rFonts w:ascii="Times New Roman" w:eastAsia="Times New Roman" w:hAnsi="Times New Roman" w:cs="Times New Roman"/>
          <w:b/>
          <w:bCs/>
          <w:color w:val="000000"/>
          <w:kern w:val="0"/>
          <w14:ligatures w14:val="none"/>
        </w:rPr>
        <w:t>primary qualitative dataset</w:t>
      </w:r>
      <w:r w:rsidRPr="00262B00">
        <w:rPr>
          <w:rFonts w:ascii="Times New Roman" w:eastAsia="Times New Roman" w:hAnsi="Times New Roman" w:cs="Times New Roman"/>
          <w:color w:val="000000"/>
          <w:kern w:val="0"/>
          <w14:ligatures w14:val="none"/>
        </w:rPr>
        <w:t> because it captures spontaneous, firsthand evacuation experiences that are rarely documented in formal emergency reports. Traditional datasets (e.g., official after-action reviews or incident logs) tend to emphasize systemic response, while community-level digital storytelling provides </w:t>
      </w:r>
      <w:r w:rsidRPr="00262B00">
        <w:rPr>
          <w:rFonts w:ascii="Times New Roman" w:eastAsia="Times New Roman" w:hAnsi="Times New Roman" w:cs="Times New Roman"/>
          <w:b/>
          <w:bCs/>
          <w:color w:val="000000"/>
          <w:kern w:val="0"/>
          <w14:ligatures w14:val="none"/>
        </w:rPr>
        <w:t>granular insight into lived experiences</w:t>
      </w:r>
      <w:r w:rsidRPr="00262B00">
        <w:rPr>
          <w:rFonts w:ascii="Times New Roman" w:eastAsia="Times New Roman" w:hAnsi="Times New Roman" w:cs="Times New Roman"/>
          <w:color w:val="000000"/>
          <w:kern w:val="0"/>
          <w14:ligatures w14:val="none"/>
        </w:rPr>
        <w:t>.</w:t>
      </w:r>
    </w:p>
    <w:p w14:paraId="3A273B10"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search strategy involved querying wildfire-related terms (“Palisades Fire,” “Eaton Fire,” “Los Angeles wildfires January 2025,” “evacuation interview”) and filtering results by:</w:t>
      </w:r>
    </w:p>
    <w:p w14:paraId="0E11A00B" w14:textId="77777777" w:rsidR="00F87219" w:rsidRPr="00262B00" w:rsidRDefault="00F87219" w:rsidP="00F87219">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Relevance to specific events</w:t>
      </w:r>
      <w:r w:rsidRPr="00262B00">
        <w:rPr>
          <w:rFonts w:ascii="Times New Roman" w:eastAsia="Times New Roman" w:hAnsi="Times New Roman" w:cs="Times New Roman"/>
          <w:color w:val="000000"/>
          <w:kern w:val="0"/>
          <w14:ligatures w14:val="none"/>
        </w:rPr>
        <w:t> (Palisades, Eaton, or Hurst Fires of Jan 2025).</w:t>
      </w:r>
    </w:p>
    <w:p w14:paraId="5535878F" w14:textId="77777777" w:rsidR="00F87219" w:rsidRPr="00262B00" w:rsidRDefault="00F87219" w:rsidP="00F87219">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Narrative content</w:t>
      </w:r>
      <w:r w:rsidRPr="00262B00">
        <w:rPr>
          <w:rFonts w:ascii="Times New Roman" w:eastAsia="Times New Roman" w:hAnsi="Times New Roman" w:cs="Times New Roman"/>
          <w:color w:val="000000"/>
          <w:kern w:val="0"/>
          <w14:ligatures w14:val="none"/>
        </w:rPr>
        <w:t> (residents describing timing of alerts, evacuation behaviors, and decision-making processes).</w:t>
      </w:r>
    </w:p>
    <w:p w14:paraId="019E5052" w14:textId="77777777" w:rsidR="00F87219" w:rsidRPr="00262B00" w:rsidRDefault="00F87219" w:rsidP="00F87219">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Media type</w:t>
      </w:r>
      <w:r w:rsidRPr="00262B00">
        <w:rPr>
          <w:rFonts w:ascii="Times New Roman" w:eastAsia="Times New Roman" w:hAnsi="Times New Roman" w:cs="Times New Roman"/>
          <w:color w:val="000000"/>
          <w:kern w:val="0"/>
          <w14:ligatures w14:val="none"/>
        </w:rPr>
        <w:t> (broadcast interviews, citizen vlogs, community documentation).</w:t>
      </w:r>
    </w:p>
    <w:p w14:paraId="317C0553"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Exclusion criteria removed videos that were purely policy commentary, lacked direct testimonies, or had insufficient audiovisual clarity for reliable coding. This approach ensured that only </w:t>
      </w:r>
      <w:r w:rsidRPr="00262B00">
        <w:rPr>
          <w:rFonts w:ascii="Times New Roman" w:eastAsia="Times New Roman" w:hAnsi="Times New Roman" w:cs="Times New Roman"/>
          <w:b/>
          <w:bCs/>
          <w:color w:val="000000"/>
          <w:kern w:val="0"/>
          <w14:ligatures w14:val="none"/>
        </w:rPr>
        <w:t>firsthand or near-firsthand evacuation narratives</w:t>
      </w:r>
      <w:r w:rsidRPr="00262B00">
        <w:rPr>
          <w:rFonts w:ascii="Times New Roman" w:eastAsia="Times New Roman" w:hAnsi="Times New Roman" w:cs="Times New Roman"/>
          <w:color w:val="000000"/>
          <w:kern w:val="0"/>
          <w14:ligatures w14:val="none"/>
        </w:rPr>
        <w:t> were analyzed.</w:t>
      </w:r>
    </w:p>
    <w:p w14:paraId="7DE50915" w14:textId="5634A55E" w:rsidR="00F87219" w:rsidRPr="00262B00" w:rsidRDefault="00F87219" w:rsidP="00F87219">
      <w:pPr>
        <w:rPr>
          <w:rFonts w:ascii="Times New Roman" w:eastAsia="Times New Roman" w:hAnsi="Times New Roman" w:cs="Times New Roman"/>
          <w:kern w:val="0"/>
          <w14:ligatures w14:val="none"/>
        </w:rPr>
      </w:pPr>
    </w:p>
    <w:p w14:paraId="569A5E5B" w14:textId="01A14D26" w:rsidR="00F87219" w:rsidRPr="00262B00" w:rsidRDefault="00F87219" w:rsidP="00F87219">
      <w:pPr>
        <w:pStyle w:val="Heading3"/>
      </w:pPr>
      <w:r w:rsidRPr="00262B00">
        <w:t>Data Extraction and Transcription</w:t>
      </w:r>
    </w:p>
    <w:p w14:paraId="7B22A48B"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selected videos underwent </w:t>
      </w:r>
      <w:r w:rsidRPr="00262B00">
        <w:rPr>
          <w:rFonts w:ascii="Times New Roman" w:eastAsia="Times New Roman" w:hAnsi="Times New Roman" w:cs="Times New Roman"/>
          <w:b/>
          <w:bCs/>
          <w:color w:val="000000"/>
          <w:kern w:val="0"/>
          <w14:ligatures w14:val="none"/>
        </w:rPr>
        <w:t>structured transcription</w:t>
      </w:r>
      <w:r w:rsidRPr="00262B00">
        <w:rPr>
          <w:rFonts w:ascii="Times New Roman" w:eastAsia="Times New Roman" w:hAnsi="Times New Roman" w:cs="Times New Roman"/>
          <w:color w:val="000000"/>
          <w:kern w:val="0"/>
          <w14:ligatures w14:val="none"/>
        </w:rPr>
        <w:t> to convert narrative content into analyzable textual data. Automated captions were first used to generate a baseline transcript, which was then manually corrected to:</w:t>
      </w:r>
    </w:p>
    <w:p w14:paraId="7B0F6061" w14:textId="77777777" w:rsidR="00F87219" w:rsidRPr="00262B00" w:rsidRDefault="00F87219" w:rsidP="00F87219">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Resolve misrecognitions (especially of place names, times, or emergency terminology).</w:t>
      </w:r>
    </w:p>
    <w:p w14:paraId="17F15B0F" w14:textId="77777777" w:rsidR="00F87219" w:rsidRPr="00262B00" w:rsidRDefault="00F87219" w:rsidP="00F87219">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Attribute quotes accurately when multiple speakers were present.</w:t>
      </w:r>
    </w:p>
    <w:p w14:paraId="213EFEA1" w14:textId="77777777" w:rsidR="00F87219" w:rsidRPr="00262B00" w:rsidRDefault="00F87219" w:rsidP="00F87219">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Capture non-verbal contextual clues (e.g., hesitation, visible fire conditions, interruptions from alerts).</w:t>
      </w:r>
    </w:p>
    <w:p w14:paraId="08BB3877"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Each testimony was segmented into </w:t>
      </w:r>
      <w:r w:rsidRPr="00262B00">
        <w:rPr>
          <w:rFonts w:ascii="Times New Roman" w:eastAsia="Times New Roman" w:hAnsi="Times New Roman" w:cs="Times New Roman"/>
          <w:b/>
          <w:bCs/>
          <w:color w:val="000000"/>
          <w:kern w:val="0"/>
          <w14:ligatures w14:val="none"/>
        </w:rPr>
        <w:t>distinct evacuation accounts</w:t>
      </w:r>
      <w:r w:rsidRPr="00262B00">
        <w:rPr>
          <w:rFonts w:ascii="Times New Roman" w:eastAsia="Times New Roman" w:hAnsi="Times New Roman" w:cs="Times New Roman"/>
          <w:color w:val="000000"/>
          <w:kern w:val="0"/>
          <w14:ligatures w14:val="none"/>
        </w:rPr>
        <w:t>, even within a single video, allowing each family, resident, or group to be treated as an independent data point. This ensured fidelity to household-level analysis rather than video-level aggregation.</w:t>
      </w:r>
    </w:p>
    <w:p w14:paraId="1171D5C5" w14:textId="24194D33" w:rsidR="00F87219" w:rsidRPr="00262B00" w:rsidRDefault="00F87219" w:rsidP="00F87219">
      <w:pPr>
        <w:rPr>
          <w:rFonts w:ascii="Times New Roman" w:eastAsia="Times New Roman" w:hAnsi="Times New Roman" w:cs="Times New Roman"/>
          <w:kern w:val="0"/>
          <w14:ligatures w14:val="none"/>
        </w:rPr>
      </w:pPr>
    </w:p>
    <w:p w14:paraId="5722A44E" w14:textId="1C62382F" w:rsidR="00F87219" w:rsidRPr="00262B00" w:rsidRDefault="00F87219" w:rsidP="00F87219">
      <w:pPr>
        <w:pStyle w:val="Heading3"/>
      </w:pPr>
      <w:r w:rsidRPr="00262B00">
        <w:t>Coding Framework</w:t>
      </w:r>
    </w:p>
    <w:p w14:paraId="670637F3"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A </w:t>
      </w:r>
      <w:r w:rsidRPr="00262B00">
        <w:rPr>
          <w:rFonts w:ascii="Times New Roman" w:eastAsia="Times New Roman" w:hAnsi="Times New Roman" w:cs="Times New Roman"/>
          <w:b/>
          <w:bCs/>
          <w:color w:val="000000"/>
          <w:kern w:val="0"/>
          <w14:ligatures w14:val="none"/>
        </w:rPr>
        <w:t>thematic coding framework</w:t>
      </w:r>
      <w:r w:rsidRPr="00262B00">
        <w:rPr>
          <w:rFonts w:ascii="Times New Roman" w:eastAsia="Times New Roman" w:hAnsi="Times New Roman" w:cs="Times New Roman"/>
          <w:color w:val="000000"/>
          <w:kern w:val="0"/>
          <w14:ligatures w14:val="none"/>
        </w:rPr>
        <w:t> was designed to classify delay factors systematically. This framework was both </w:t>
      </w:r>
      <w:r w:rsidRPr="00262B00">
        <w:rPr>
          <w:rFonts w:ascii="Times New Roman" w:eastAsia="Times New Roman" w:hAnsi="Times New Roman" w:cs="Times New Roman"/>
          <w:b/>
          <w:bCs/>
          <w:color w:val="000000"/>
          <w:kern w:val="0"/>
          <w14:ligatures w14:val="none"/>
        </w:rPr>
        <w:t>deductive</w:t>
      </w:r>
      <w:r w:rsidRPr="00262B00">
        <w:rPr>
          <w:rFonts w:ascii="Times New Roman" w:eastAsia="Times New Roman" w:hAnsi="Times New Roman" w:cs="Times New Roman"/>
          <w:color w:val="000000"/>
          <w:kern w:val="0"/>
          <w14:ligatures w14:val="none"/>
        </w:rPr>
        <w:t> (informed by existing evacuation delay literature: traffic, alerts, emotional response, etc.) and </w:t>
      </w:r>
      <w:r w:rsidRPr="00262B00">
        <w:rPr>
          <w:rFonts w:ascii="Times New Roman" w:eastAsia="Times New Roman" w:hAnsi="Times New Roman" w:cs="Times New Roman"/>
          <w:b/>
          <w:bCs/>
          <w:color w:val="000000"/>
          <w:kern w:val="0"/>
          <w14:ligatures w14:val="none"/>
        </w:rPr>
        <w:t>inductive</w:t>
      </w:r>
      <w:r w:rsidRPr="00262B00">
        <w:rPr>
          <w:rFonts w:ascii="Times New Roman" w:eastAsia="Times New Roman" w:hAnsi="Times New Roman" w:cs="Times New Roman"/>
          <w:color w:val="000000"/>
          <w:kern w:val="0"/>
          <w14:ligatures w14:val="none"/>
        </w:rPr>
        <w:t>(refined as new patterns emerged during transcript review).</w:t>
      </w:r>
    </w:p>
    <w:p w14:paraId="749D4987"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resulting categories were:</w:t>
      </w:r>
    </w:p>
    <w:p w14:paraId="511AC198"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lastRenderedPageBreak/>
        <w:t>Traffic and Transportation</w:t>
      </w:r>
      <w:r w:rsidRPr="00262B00">
        <w:rPr>
          <w:rFonts w:ascii="Times New Roman" w:eastAsia="Times New Roman" w:hAnsi="Times New Roman" w:cs="Times New Roman"/>
          <w:color w:val="000000"/>
          <w:kern w:val="0"/>
          <w14:ligatures w14:val="none"/>
        </w:rPr>
        <w:t> (gridlock, blocked exits, lack of vehicle).</w:t>
      </w:r>
    </w:p>
    <w:p w14:paraId="0A81C04F"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Alert and Communication Failures</w:t>
      </w:r>
      <w:r w:rsidRPr="00262B00">
        <w:rPr>
          <w:rFonts w:ascii="Times New Roman" w:eastAsia="Times New Roman" w:hAnsi="Times New Roman" w:cs="Times New Roman"/>
          <w:color w:val="000000"/>
          <w:kern w:val="0"/>
          <w14:ligatures w14:val="none"/>
        </w:rPr>
        <w:t> (delayed wireless alerts, language barriers, ambiguous orders).</w:t>
      </w:r>
    </w:p>
    <w:p w14:paraId="2EBB533E"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Emotional and Psychological Factors</w:t>
      </w:r>
      <w:r w:rsidRPr="00262B00">
        <w:rPr>
          <w:rFonts w:ascii="Times New Roman" w:eastAsia="Times New Roman" w:hAnsi="Times New Roman" w:cs="Times New Roman"/>
          <w:color w:val="000000"/>
          <w:kern w:val="0"/>
          <w14:ligatures w14:val="none"/>
        </w:rPr>
        <w:t> (hesitation, attachment to property, fear, pets).</w:t>
      </w:r>
    </w:p>
    <w:p w14:paraId="6375425F"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Underestimation of Risk</w:t>
      </w:r>
      <w:r w:rsidRPr="00262B00">
        <w:rPr>
          <w:rFonts w:ascii="Times New Roman" w:eastAsia="Times New Roman" w:hAnsi="Times New Roman" w:cs="Times New Roman"/>
          <w:color w:val="000000"/>
          <w:kern w:val="0"/>
          <w14:ligatures w14:val="none"/>
        </w:rPr>
        <w:t> (belief that fire was distant, assumption of return next day).</w:t>
      </w:r>
    </w:p>
    <w:p w14:paraId="24800FFA"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Practical and Logistical Constraints</w:t>
      </w:r>
      <w:r w:rsidRPr="00262B00">
        <w:rPr>
          <w:rFonts w:ascii="Times New Roman" w:eastAsia="Times New Roman" w:hAnsi="Times New Roman" w:cs="Times New Roman"/>
          <w:color w:val="000000"/>
          <w:kern w:val="0"/>
          <w14:ligatures w14:val="none"/>
        </w:rPr>
        <w:t> (packing belongings, medical treatments, animal rescue).</w:t>
      </w:r>
    </w:p>
    <w:p w14:paraId="5FF1BF03"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Immediate/No Delay</w:t>
      </w:r>
      <w:r w:rsidRPr="00262B00">
        <w:rPr>
          <w:rFonts w:ascii="Times New Roman" w:eastAsia="Times New Roman" w:hAnsi="Times New Roman" w:cs="Times New Roman"/>
          <w:color w:val="000000"/>
          <w:kern w:val="0"/>
          <w14:ligatures w14:val="none"/>
        </w:rPr>
        <w:t> (prompt evacuation due to Go Bags or early readiness).</w:t>
      </w:r>
    </w:p>
    <w:p w14:paraId="5839C415" w14:textId="77777777" w:rsidR="00F87219" w:rsidRPr="00262B00" w:rsidRDefault="00F87219" w:rsidP="00F87219">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Non-Evacuation Cases</w:t>
      </w:r>
      <w:r w:rsidRPr="00262B00">
        <w:rPr>
          <w:rFonts w:ascii="Times New Roman" w:eastAsia="Times New Roman" w:hAnsi="Times New Roman" w:cs="Times New Roman"/>
          <w:color w:val="000000"/>
          <w:kern w:val="0"/>
          <w14:ligatures w14:val="none"/>
        </w:rPr>
        <w:t> (deliberate refusal, defending property, reliance on community support).</w:t>
      </w:r>
    </w:p>
    <w:p w14:paraId="3B244C58"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To reduce coder bias, all testimonies were independently coded by two researchers. Inter-rater differences were reconciled through consensus meetings, ensuring </w:t>
      </w:r>
      <w:r w:rsidRPr="00262B00">
        <w:rPr>
          <w:rFonts w:ascii="Times New Roman" w:eastAsia="Times New Roman" w:hAnsi="Times New Roman" w:cs="Times New Roman"/>
          <w:b/>
          <w:bCs/>
          <w:color w:val="000000"/>
          <w:kern w:val="0"/>
          <w14:ligatures w14:val="none"/>
        </w:rPr>
        <w:t>reliability and reproducibility</w:t>
      </w:r>
      <w:r w:rsidRPr="00262B00">
        <w:rPr>
          <w:rFonts w:ascii="Times New Roman" w:eastAsia="Times New Roman" w:hAnsi="Times New Roman" w:cs="Times New Roman"/>
          <w:color w:val="000000"/>
          <w:kern w:val="0"/>
          <w14:ligatures w14:val="none"/>
        </w:rPr>
        <w:t>.</w:t>
      </w:r>
    </w:p>
    <w:p w14:paraId="7A91A953" w14:textId="7F12192B" w:rsidR="00F87219" w:rsidRPr="00262B00" w:rsidRDefault="00F87219" w:rsidP="00F87219">
      <w:pPr>
        <w:rPr>
          <w:rFonts w:ascii="Times New Roman" w:eastAsia="Times New Roman" w:hAnsi="Times New Roman" w:cs="Times New Roman"/>
          <w:kern w:val="0"/>
          <w14:ligatures w14:val="none"/>
        </w:rPr>
      </w:pPr>
    </w:p>
    <w:p w14:paraId="4119E1CB" w14:textId="330AA81C" w:rsidR="00F87219" w:rsidRPr="00262B00" w:rsidRDefault="00F87219" w:rsidP="00F87219">
      <w:pPr>
        <w:pStyle w:val="Heading3"/>
      </w:pPr>
      <w:r w:rsidRPr="00262B00">
        <w:t>Delay Time Quantification</w:t>
      </w:r>
    </w:p>
    <w:p w14:paraId="18F80057"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Delay quantification followed a </w:t>
      </w:r>
      <w:r w:rsidRPr="00262B00">
        <w:rPr>
          <w:rFonts w:ascii="Times New Roman" w:eastAsia="Times New Roman" w:hAnsi="Times New Roman" w:cs="Times New Roman"/>
          <w:b/>
          <w:bCs/>
          <w:color w:val="000000"/>
          <w:kern w:val="0"/>
          <w14:ligatures w14:val="none"/>
        </w:rPr>
        <w:t>tiered evidence approach</w:t>
      </w:r>
      <w:r w:rsidRPr="00262B00">
        <w:rPr>
          <w:rFonts w:ascii="Times New Roman" w:eastAsia="Times New Roman" w:hAnsi="Times New Roman" w:cs="Times New Roman"/>
          <w:color w:val="000000"/>
          <w:kern w:val="0"/>
          <w14:ligatures w14:val="none"/>
        </w:rPr>
        <w:t>:</w:t>
      </w:r>
    </w:p>
    <w:p w14:paraId="7D31CA0A" w14:textId="77777777" w:rsidR="00F87219" w:rsidRPr="00262B00" w:rsidRDefault="00F87219" w:rsidP="00F87219">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Exact numerical delays</w:t>
      </w:r>
      <w:r w:rsidRPr="00262B00">
        <w:rPr>
          <w:rFonts w:ascii="Times New Roman" w:eastAsia="Times New Roman" w:hAnsi="Times New Roman" w:cs="Times New Roman"/>
          <w:color w:val="000000"/>
          <w:kern w:val="0"/>
          <w14:ligatures w14:val="none"/>
        </w:rPr>
        <w:t>: taken directly from interview statements (e.g., “we left two hours later”).</w:t>
      </w:r>
    </w:p>
    <w:p w14:paraId="7A20E9ED" w14:textId="77777777" w:rsidR="00F87219" w:rsidRPr="00262B00" w:rsidRDefault="00F87219" w:rsidP="00F87219">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Relative descriptors</w:t>
      </w:r>
      <w:r w:rsidRPr="00262B00">
        <w:rPr>
          <w:rFonts w:ascii="Times New Roman" w:eastAsia="Times New Roman" w:hAnsi="Times New Roman" w:cs="Times New Roman"/>
          <w:color w:val="000000"/>
          <w:kern w:val="0"/>
          <w14:ligatures w14:val="none"/>
        </w:rPr>
        <w:t>: converted into ranges using disaster response literature benchmarks (e.g., “just in time” → &lt;10 min; “hours later” → 2–6 hrs).</w:t>
      </w:r>
    </w:p>
    <w:p w14:paraId="5BBB1285" w14:textId="77777777" w:rsidR="00F87219" w:rsidRPr="00262B00" w:rsidRDefault="00F87219" w:rsidP="00F87219">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Unspecified timing</w:t>
      </w:r>
      <w:r w:rsidRPr="00262B00">
        <w:rPr>
          <w:rFonts w:ascii="Times New Roman" w:eastAsia="Times New Roman" w:hAnsi="Times New Roman" w:cs="Times New Roman"/>
          <w:color w:val="000000"/>
          <w:kern w:val="0"/>
          <w14:ligatures w14:val="none"/>
        </w:rPr>
        <w:t>: retained as narrative codes without forced quantification to avoid false precision.</w:t>
      </w:r>
    </w:p>
    <w:p w14:paraId="32C26809"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Cases of </w:t>
      </w:r>
      <w:r w:rsidRPr="00262B00">
        <w:rPr>
          <w:rFonts w:ascii="Times New Roman" w:eastAsia="Times New Roman" w:hAnsi="Times New Roman" w:cs="Times New Roman"/>
          <w:b/>
          <w:bCs/>
          <w:color w:val="000000"/>
          <w:kern w:val="0"/>
          <w14:ligatures w14:val="none"/>
        </w:rPr>
        <w:t>non-evacuation</w:t>
      </w:r>
      <w:r w:rsidRPr="00262B00">
        <w:rPr>
          <w:rFonts w:ascii="Times New Roman" w:eastAsia="Times New Roman" w:hAnsi="Times New Roman" w:cs="Times New Roman"/>
          <w:color w:val="000000"/>
          <w:kern w:val="0"/>
          <w14:ligatures w14:val="none"/>
        </w:rPr>
        <w:t> were classified as “infinite delay.” This reflects the risk literature practice of distinguishing between </w:t>
      </w:r>
      <w:r w:rsidRPr="00262B00">
        <w:rPr>
          <w:rFonts w:ascii="Times New Roman" w:eastAsia="Times New Roman" w:hAnsi="Times New Roman" w:cs="Times New Roman"/>
          <w:b/>
          <w:bCs/>
          <w:color w:val="000000"/>
          <w:kern w:val="0"/>
          <w14:ligatures w14:val="none"/>
        </w:rPr>
        <w:t>temporal delay</w:t>
      </w:r>
      <w:r w:rsidRPr="00262B00">
        <w:rPr>
          <w:rFonts w:ascii="Times New Roman" w:eastAsia="Times New Roman" w:hAnsi="Times New Roman" w:cs="Times New Roman"/>
          <w:color w:val="000000"/>
          <w:kern w:val="0"/>
          <w14:ligatures w14:val="none"/>
        </w:rPr>
        <w:t> and </w:t>
      </w:r>
      <w:r w:rsidRPr="00262B00">
        <w:rPr>
          <w:rFonts w:ascii="Times New Roman" w:eastAsia="Times New Roman" w:hAnsi="Times New Roman" w:cs="Times New Roman"/>
          <w:b/>
          <w:bCs/>
          <w:color w:val="000000"/>
          <w:kern w:val="0"/>
          <w14:ligatures w14:val="none"/>
        </w:rPr>
        <w:t>absolute refusal</w:t>
      </w:r>
      <w:r w:rsidRPr="00262B00">
        <w:rPr>
          <w:rFonts w:ascii="Times New Roman" w:eastAsia="Times New Roman" w:hAnsi="Times New Roman" w:cs="Times New Roman"/>
          <w:color w:val="000000"/>
          <w:kern w:val="0"/>
          <w14:ligatures w14:val="none"/>
        </w:rPr>
        <w:t>, which have different implications for evacuation planning and risk modeling.</w:t>
      </w:r>
    </w:p>
    <w:p w14:paraId="671DF470" w14:textId="3AE0180F" w:rsidR="00F87219" w:rsidRPr="00262B00" w:rsidRDefault="00F87219" w:rsidP="00F87219">
      <w:pPr>
        <w:rPr>
          <w:rFonts w:ascii="Times New Roman" w:eastAsia="Times New Roman" w:hAnsi="Times New Roman" w:cs="Times New Roman"/>
          <w:kern w:val="0"/>
          <w14:ligatures w14:val="none"/>
        </w:rPr>
      </w:pPr>
    </w:p>
    <w:p w14:paraId="03375E5C" w14:textId="2B92B2AB" w:rsidR="00F87219" w:rsidRPr="00262B00" w:rsidRDefault="00F87219" w:rsidP="00F87219">
      <w:pPr>
        <w:pStyle w:val="Heading3"/>
      </w:pPr>
      <w:r w:rsidRPr="00262B00">
        <w:t>Data Structuring and Statistical Treatment</w:t>
      </w:r>
    </w:p>
    <w:p w14:paraId="7E2B9196"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processed dataset was compiled into a structured </w:t>
      </w:r>
      <w:r w:rsidRPr="00262B00">
        <w:rPr>
          <w:rFonts w:ascii="Times New Roman" w:eastAsia="Times New Roman" w:hAnsi="Times New Roman" w:cs="Times New Roman"/>
          <w:b/>
          <w:bCs/>
          <w:color w:val="000000"/>
          <w:kern w:val="0"/>
          <w14:ligatures w14:val="none"/>
        </w:rPr>
        <w:t>Excel appendix</w:t>
      </w:r>
      <w:r w:rsidRPr="00262B00">
        <w:rPr>
          <w:rFonts w:ascii="Times New Roman" w:eastAsia="Times New Roman" w:hAnsi="Times New Roman" w:cs="Times New Roman"/>
          <w:color w:val="000000"/>
          <w:kern w:val="0"/>
          <w14:ligatures w14:val="none"/>
        </w:rPr>
        <w:t> provided with this report. The Excel file includes:</w:t>
      </w:r>
    </w:p>
    <w:p w14:paraId="687D211A" w14:textId="77777777" w:rsidR="00F87219" w:rsidRPr="00262B00" w:rsidRDefault="00F87219" w:rsidP="00F87219">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Fire event (Palisades, Eaton, Hurst).</w:t>
      </w:r>
    </w:p>
    <w:p w14:paraId="236BCBB9" w14:textId="77777777" w:rsidR="00F87219" w:rsidRPr="00262B00" w:rsidRDefault="00F87219" w:rsidP="00F87219">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Delay factor(s) (coded categories).</w:t>
      </w:r>
    </w:p>
    <w:p w14:paraId="7973338C" w14:textId="77777777" w:rsidR="00F87219" w:rsidRPr="00262B00" w:rsidRDefault="00F87219" w:rsidP="00F87219">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Approximate delay time (minutes, hours, ongoing refusal).</w:t>
      </w:r>
    </w:p>
    <w:p w14:paraId="538D7CAA" w14:textId="77777777" w:rsidR="00F87219" w:rsidRPr="00262B00" w:rsidRDefault="00F87219" w:rsidP="00F87219">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Source reference (video title, channel, date, timestamp).</w:t>
      </w:r>
    </w:p>
    <w:p w14:paraId="75F47ADE"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This raw dataset preserves </w:t>
      </w:r>
      <w:r w:rsidRPr="00262B00">
        <w:rPr>
          <w:rFonts w:ascii="Times New Roman" w:eastAsia="Times New Roman" w:hAnsi="Times New Roman" w:cs="Times New Roman"/>
          <w:b/>
          <w:bCs/>
          <w:color w:val="000000"/>
          <w:kern w:val="0"/>
          <w14:ligatures w14:val="none"/>
        </w:rPr>
        <w:t>granularity and traceability</w:t>
      </w:r>
      <w:r w:rsidRPr="00262B00">
        <w:rPr>
          <w:rFonts w:ascii="Times New Roman" w:eastAsia="Times New Roman" w:hAnsi="Times New Roman" w:cs="Times New Roman"/>
          <w:color w:val="000000"/>
          <w:kern w:val="0"/>
          <w14:ligatures w14:val="none"/>
        </w:rPr>
        <w:t>, allowing independent verification.</w:t>
      </w:r>
    </w:p>
    <w:p w14:paraId="3F1A932E"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lastRenderedPageBreak/>
        <w:t>To aid interpretation, the dataset was then </w:t>
      </w:r>
      <w:r w:rsidRPr="00262B00">
        <w:rPr>
          <w:rFonts w:ascii="Times New Roman" w:eastAsia="Times New Roman" w:hAnsi="Times New Roman" w:cs="Times New Roman"/>
          <w:b/>
          <w:bCs/>
          <w:color w:val="000000"/>
          <w:kern w:val="0"/>
          <w14:ligatures w14:val="none"/>
        </w:rPr>
        <w:t>cleaned and aggregated</w:t>
      </w:r>
      <w:r w:rsidRPr="00262B00">
        <w:rPr>
          <w:rFonts w:ascii="Times New Roman" w:eastAsia="Times New Roman" w:hAnsi="Times New Roman" w:cs="Times New Roman"/>
          <w:color w:val="000000"/>
          <w:kern w:val="0"/>
          <w14:ligatures w14:val="none"/>
        </w:rPr>
        <w:t> into a categorical summary table (see below). This step followed a three-stage process:</w:t>
      </w:r>
    </w:p>
    <w:p w14:paraId="798D2133" w14:textId="77777777" w:rsidR="00F87219" w:rsidRPr="00262B00" w:rsidRDefault="00F87219" w:rsidP="00F87219">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Grouping by delay category</w:t>
      </w:r>
      <w:r w:rsidRPr="00262B00">
        <w:rPr>
          <w:rFonts w:ascii="Times New Roman" w:eastAsia="Times New Roman" w:hAnsi="Times New Roman" w:cs="Times New Roman"/>
          <w:color w:val="000000"/>
          <w:kern w:val="0"/>
          <w14:ligatures w14:val="none"/>
        </w:rPr>
        <w:t> (collapsing individual testimonies into broader causal domains).</w:t>
      </w:r>
    </w:p>
    <w:p w14:paraId="363FAB65" w14:textId="77777777" w:rsidR="00F87219" w:rsidRPr="00262B00" w:rsidRDefault="00F87219" w:rsidP="00F87219">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Synthesizing delay time ranges</w:t>
      </w:r>
      <w:r w:rsidRPr="00262B00">
        <w:rPr>
          <w:rFonts w:ascii="Times New Roman" w:eastAsia="Times New Roman" w:hAnsi="Times New Roman" w:cs="Times New Roman"/>
          <w:color w:val="000000"/>
          <w:kern w:val="0"/>
          <w14:ligatures w14:val="none"/>
        </w:rPr>
        <w:t> (from precise values and relative estimates).</w:t>
      </w:r>
    </w:p>
    <w:p w14:paraId="439F23EC" w14:textId="77777777" w:rsidR="00F87219" w:rsidRPr="00262B00" w:rsidRDefault="00F87219" w:rsidP="00F87219">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Selecting representative examples</w:t>
      </w:r>
      <w:r w:rsidRPr="00262B00">
        <w:rPr>
          <w:rFonts w:ascii="Times New Roman" w:eastAsia="Times New Roman" w:hAnsi="Times New Roman" w:cs="Times New Roman"/>
          <w:color w:val="000000"/>
          <w:kern w:val="0"/>
          <w14:ligatures w14:val="none"/>
        </w:rPr>
        <w:t> for each category to illustrate real-world manifestations.</w:t>
      </w:r>
    </w:p>
    <w:p w14:paraId="4B31F398" w14:textId="77777777" w:rsidR="00F87219" w:rsidRPr="00262B00"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This process ensures both </w:t>
      </w:r>
      <w:r w:rsidRPr="00262B00">
        <w:rPr>
          <w:rFonts w:ascii="Times New Roman" w:eastAsia="Times New Roman" w:hAnsi="Times New Roman" w:cs="Times New Roman"/>
          <w:b/>
          <w:bCs/>
          <w:color w:val="000000"/>
          <w:kern w:val="0"/>
          <w14:ligatures w14:val="none"/>
        </w:rPr>
        <w:t>quantitative insight (time ranges)</w:t>
      </w:r>
      <w:r w:rsidRPr="00262B00">
        <w:rPr>
          <w:rFonts w:ascii="Times New Roman" w:eastAsia="Times New Roman" w:hAnsi="Times New Roman" w:cs="Times New Roman"/>
          <w:color w:val="000000"/>
          <w:kern w:val="0"/>
          <w14:ligatures w14:val="none"/>
        </w:rPr>
        <w:t> and </w:t>
      </w:r>
      <w:r w:rsidRPr="00262B00">
        <w:rPr>
          <w:rFonts w:ascii="Times New Roman" w:eastAsia="Times New Roman" w:hAnsi="Times New Roman" w:cs="Times New Roman"/>
          <w:b/>
          <w:bCs/>
          <w:color w:val="000000"/>
          <w:kern w:val="0"/>
          <w14:ligatures w14:val="none"/>
        </w:rPr>
        <w:t>qualitative richness (illustrative cases)</w:t>
      </w:r>
      <w:r w:rsidRPr="00262B00">
        <w:rPr>
          <w:rFonts w:ascii="Times New Roman" w:eastAsia="Times New Roman" w:hAnsi="Times New Roman" w:cs="Times New Roman"/>
          <w:color w:val="000000"/>
          <w:kern w:val="0"/>
          <w14:ligatures w14:val="none"/>
        </w:rPr>
        <w:t> are preserved.</w:t>
      </w:r>
    </w:p>
    <w:p w14:paraId="565AE669" w14:textId="35A07350" w:rsidR="00F87219" w:rsidRPr="00262B00" w:rsidRDefault="00F87219" w:rsidP="00F87219">
      <w:pPr>
        <w:rPr>
          <w:rFonts w:ascii="Times New Roman" w:eastAsia="Times New Roman" w:hAnsi="Times New Roman" w:cs="Times New Roman"/>
          <w:kern w:val="0"/>
          <w14:ligatures w14:val="none"/>
        </w:rPr>
      </w:pPr>
    </w:p>
    <w:p w14:paraId="78461BF7" w14:textId="78E99FB2" w:rsidR="00F87219" w:rsidRPr="00262B00" w:rsidRDefault="00F87219" w:rsidP="00F87219">
      <w:pPr>
        <w:pStyle w:val="Heading3"/>
      </w:pPr>
      <w:commentRangeStart w:id="3"/>
      <w:r w:rsidRPr="00262B00">
        <w:t>Cleaned Summary Table of Delay Classifications</w:t>
      </w:r>
      <w:commentRangeEnd w:id="3"/>
      <w:r w:rsidRPr="00262B00">
        <w:rPr>
          <w:rStyle w:val="CommentReference"/>
          <w:sz w:val="24"/>
          <w:szCs w:val="27"/>
        </w:rPr>
        <w:commentReference w:id="3"/>
      </w:r>
    </w:p>
    <w:tbl>
      <w:tblPr>
        <w:tblStyle w:val="ListTable3-Accent3"/>
        <w:tblW w:w="9836" w:type="dxa"/>
        <w:tblLook w:val="04A0" w:firstRow="1" w:lastRow="0" w:firstColumn="1" w:lastColumn="0" w:noHBand="0" w:noVBand="1"/>
      </w:tblPr>
      <w:tblGrid>
        <w:gridCol w:w="2673"/>
        <w:gridCol w:w="3024"/>
        <w:gridCol w:w="4181"/>
      </w:tblGrid>
      <w:tr w:rsidR="00F87219" w:rsidRPr="00F87219" w14:paraId="509E78D7" w14:textId="77777777" w:rsidTr="005A287C">
        <w:trPr>
          <w:cnfStyle w:val="100000000000" w:firstRow="1" w:lastRow="0" w:firstColumn="0" w:lastColumn="0" w:oddVBand="0" w:evenVBand="0" w:oddHBand="0" w:evenHBand="0" w:firstRowFirstColumn="0" w:firstRowLastColumn="0" w:lastRowFirstColumn="0" w:lastRowLastColumn="0"/>
          <w:trHeight w:val="329"/>
        </w:trPr>
        <w:tc>
          <w:tcPr>
            <w:cnfStyle w:val="001000000100" w:firstRow="0" w:lastRow="0" w:firstColumn="1" w:lastColumn="0" w:oddVBand="0" w:evenVBand="0" w:oddHBand="0" w:evenHBand="0" w:firstRowFirstColumn="1" w:firstRowLastColumn="0" w:lastRowFirstColumn="0" w:lastRowLastColumn="0"/>
            <w:tcW w:w="2631" w:type="dxa"/>
            <w:noWrap/>
            <w:hideMark/>
          </w:tcPr>
          <w:p w14:paraId="34ABBA0F"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Category</w:t>
            </w:r>
          </w:p>
        </w:tc>
        <w:tc>
          <w:tcPr>
            <w:tcW w:w="3024" w:type="dxa"/>
            <w:noWrap/>
            <w:hideMark/>
          </w:tcPr>
          <w:p w14:paraId="3B0D9782" w14:textId="77777777" w:rsidR="00F87219" w:rsidRPr="00F87219" w:rsidRDefault="00F87219" w:rsidP="005A287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Delay Time Range</w:t>
            </w:r>
          </w:p>
        </w:tc>
        <w:tc>
          <w:tcPr>
            <w:tcW w:w="4181" w:type="dxa"/>
            <w:noWrap/>
            <w:hideMark/>
          </w:tcPr>
          <w:p w14:paraId="137A29B3" w14:textId="77777777" w:rsidR="00F87219" w:rsidRPr="00F87219" w:rsidRDefault="00F87219" w:rsidP="005A287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Examples</w:t>
            </w:r>
          </w:p>
        </w:tc>
      </w:tr>
      <w:tr w:rsidR="00F87219" w:rsidRPr="00F87219" w14:paraId="1360B9B3" w14:textId="77777777" w:rsidTr="005A287C">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6A8EAE83"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Traffic/transport</w:t>
            </w:r>
          </w:p>
        </w:tc>
        <w:tc>
          <w:tcPr>
            <w:tcW w:w="3024" w:type="dxa"/>
            <w:noWrap/>
            <w:hideMark/>
          </w:tcPr>
          <w:p w14:paraId="7EC9D2B2"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60–150 min</w:t>
            </w:r>
          </w:p>
        </w:tc>
        <w:tc>
          <w:tcPr>
            <w:tcW w:w="4181" w:type="dxa"/>
            <w:noWrap/>
            <w:hideMark/>
          </w:tcPr>
          <w:p w14:paraId="1FA4E137"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No car, gridlock, blocked roads</w:t>
            </w:r>
          </w:p>
        </w:tc>
      </w:tr>
      <w:tr w:rsidR="00F87219" w:rsidRPr="00F87219" w14:paraId="3BD20C1B" w14:textId="77777777" w:rsidTr="005A287C">
        <w:trPr>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00C0BCC8"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Alert/communication failures</w:t>
            </w:r>
          </w:p>
        </w:tc>
        <w:tc>
          <w:tcPr>
            <w:tcW w:w="3024" w:type="dxa"/>
            <w:noWrap/>
            <w:hideMark/>
          </w:tcPr>
          <w:p w14:paraId="7D16F355" w14:textId="77777777" w:rsidR="00F87219" w:rsidRPr="00F87219" w:rsidRDefault="00F87219" w:rsidP="005A28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1–6 hrs+</w:t>
            </w:r>
          </w:p>
        </w:tc>
        <w:tc>
          <w:tcPr>
            <w:tcW w:w="4181" w:type="dxa"/>
            <w:noWrap/>
            <w:hideMark/>
          </w:tcPr>
          <w:p w14:paraId="74820A4C" w14:textId="77777777" w:rsidR="00F87219" w:rsidRPr="00F87219" w:rsidRDefault="00F87219" w:rsidP="005A28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Wireless alert delays, ambiguous alerts</w:t>
            </w:r>
          </w:p>
        </w:tc>
      </w:tr>
      <w:tr w:rsidR="00F87219" w:rsidRPr="00F87219" w14:paraId="4934B8C9" w14:textId="77777777" w:rsidTr="005A287C">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04274373"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Emotional/psychological</w:t>
            </w:r>
          </w:p>
        </w:tc>
        <w:tc>
          <w:tcPr>
            <w:tcW w:w="3024" w:type="dxa"/>
            <w:noWrap/>
            <w:hideMark/>
          </w:tcPr>
          <w:p w14:paraId="71534BDF"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0–120 min, some ongoing refusals</w:t>
            </w:r>
          </w:p>
        </w:tc>
        <w:tc>
          <w:tcPr>
            <w:tcW w:w="4181" w:type="dxa"/>
            <w:noWrap/>
            <w:hideMark/>
          </w:tcPr>
          <w:p w14:paraId="23929396"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Emotional hesitation, pets, trauma</w:t>
            </w:r>
          </w:p>
        </w:tc>
      </w:tr>
      <w:tr w:rsidR="00F87219" w:rsidRPr="00F87219" w14:paraId="4783D78C" w14:textId="77777777" w:rsidTr="005A287C">
        <w:trPr>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06A1C1F4"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Underestimation of risk</w:t>
            </w:r>
          </w:p>
        </w:tc>
        <w:tc>
          <w:tcPr>
            <w:tcW w:w="3024" w:type="dxa"/>
            <w:noWrap/>
            <w:hideMark/>
          </w:tcPr>
          <w:p w14:paraId="069A5355" w14:textId="77777777" w:rsidR="00F87219" w:rsidRPr="00F87219" w:rsidRDefault="00F87219" w:rsidP="005A28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2–10 hrs</w:t>
            </w:r>
          </w:p>
        </w:tc>
        <w:tc>
          <w:tcPr>
            <w:tcW w:w="4181" w:type="dxa"/>
            <w:noWrap/>
            <w:hideMark/>
          </w:tcPr>
          <w:p w14:paraId="697BA55D" w14:textId="77777777" w:rsidR="00F87219" w:rsidRPr="00F87219" w:rsidRDefault="00F87219" w:rsidP="005A28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Thought small/distant, waited until power shutoff</w:t>
            </w:r>
          </w:p>
        </w:tc>
      </w:tr>
      <w:tr w:rsidR="00F87219" w:rsidRPr="00F87219" w14:paraId="257AC7C2" w14:textId="77777777" w:rsidTr="005A287C">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27F0EBE1"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Logistical/practical</w:t>
            </w:r>
          </w:p>
        </w:tc>
        <w:tc>
          <w:tcPr>
            <w:tcW w:w="3024" w:type="dxa"/>
            <w:noWrap/>
            <w:hideMark/>
          </w:tcPr>
          <w:p w14:paraId="6095DE4B"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15 min – several hrs</w:t>
            </w:r>
          </w:p>
        </w:tc>
        <w:tc>
          <w:tcPr>
            <w:tcW w:w="4181" w:type="dxa"/>
            <w:noWrap/>
            <w:hideMark/>
          </w:tcPr>
          <w:p w14:paraId="707DCEFE"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Packing, medical needs, animal rescue</w:t>
            </w:r>
          </w:p>
        </w:tc>
      </w:tr>
      <w:tr w:rsidR="00F87219" w:rsidRPr="00F87219" w14:paraId="0E58F138" w14:textId="77777777" w:rsidTr="005A287C">
        <w:trPr>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724E1D17"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Immediate/no delay</w:t>
            </w:r>
          </w:p>
        </w:tc>
        <w:tc>
          <w:tcPr>
            <w:tcW w:w="3024" w:type="dxa"/>
            <w:noWrap/>
            <w:hideMark/>
          </w:tcPr>
          <w:p w14:paraId="39BEDD5D" w14:textId="77777777" w:rsidR="00F87219" w:rsidRPr="00F87219" w:rsidRDefault="00F87219" w:rsidP="005A28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0 min – “just in time” minutes</w:t>
            </w:r>
          </w:p>
        </w:tc>
        <w:tc>
          <w:tcPr>
            <w:tcW w:w="4181" w:type="dxa"/>
            <w:noWrap/>
            <w:hideMark/>
          </w:tcPr>
          <w:p w14:paraId="6A3F02BD" w14:textId="77777777" w:rsidR="00F87219" w:rsidRPr="00F87219" w:rsidRDefault="00F87219" w:rsidP="005A287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Babysitter evacuation, Go Bags</w:t>
            </w:r>
          </w:p>
        </w:tc>
      </w:tr>
      <w:tr w:rsidR="00F87219" w:rsidRPr="00271E6D" w14:paraId="5F7E4AF6" w14:textId="77777777" w:rsidTr="005A287C">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052A9BAF" w14:textId="77777777" w:rsidR="00F87219" w:rsidRPr="00F87219" w:rsidRDefault="00F87219" w:rsidP="005A287C">
            <w:pPr>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Stayed/never evacuated</w:t>
            </w:r>
          </w:p>
        </w:tc>
        <w:tc>
          <w:tcPr>
            <w:tcW w:w="3024" w:type="dxa"/>
            <w:noWrap/>
            <w:hideMark/>
          </w:tcPr>
          <w:p w14:paraId="4EA32DBD" w14:textId="77777777" w:rsidR="00F87219" w:rsidRPr="00F87219"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highlight w:val="yellow"/>
                <w14:ligatures w14:val="none"/>
              </w:rPr>
            </w:pPr>
            <w:r w:rsidRPr="00F87219">
              <w:rPr>
                <w:rFonts w:ascii="Calibri" w:eastAsia="Times New Roman" w:hAnsi="Calibri" w:cs="Calibri"/>
                <w:color w:val="000000"/>
                <w:kern w:val="0"/>
                <w:highlight w:val="yellow"/>
                <w14:ligatures w14:val="none"/>
              </w:rPr>
              <w:t>Entire event</w:t>
            </w:r>
          </w:p>
        </w:tc>
        <w:tc>
          <w:tcPr>
            <w:tcW w:w="4181" w:type="dxa"/>
            <w:noWrap/>
            <w:hideMark/>
          </w:tcPr>
          <w:p w14:paraId="651E8918" w14:textId="77777777" w:rsidR="00F87219" w:rsidRPr="00271E6D" w:rsidRDefault="00F87219" w:rsidP="005A287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F87219">
              <w:rPr>
                <w:rFonts w:ascii="Calibri" w:eastAsia="Times New Roman" w:hAnsi="Calibri" w:cs="Calibri"/>
                <w:color w:val="000000"/>
                <w:kern w:val="0"/>
                <w:highlight w:val="yellow"/>
                <w14:ligatures w14:val="none"/>
              </w:rPr>
              <w:t>Hose defense, community solidarity</w:t>
            </w:r>
          </w:p>
        </w:tc>
      </w:tr>
    </w:tbl>
    <w:p w14:paraId="0B0EB921" w14:textId="77777777" w:rsidR="00F87219" w:rsidRDefault="00F87219" w:rsidP="00F87219"/>
    <w:p w14:paraId="4EE0E0D5" w14:textId="77777777" w:rsidR="00F87219" w:rsidRDefault="00F87219" w:rsidP="00F87219"/>
    <w:p w14:paraId="241E2DE9" w14:textId="53CFC35B" w:rsidR="00F87219" w:rsidRPr="00FA3341" w:rsidRDefault="00F87219" w:rsidP="00F87219">
      <w:pPr>
        <w:pStyle w:val="Heading3"/>
      </w:pPr>
      <w:r w:rsidRPr="00FA3341">
        <w:t>Triangulation with External Sources</w:t>
      </w:r>
    </w:p>
    <w:p w14:paraId="34D41804" w14:textId="77777777" w:rsidR="00F87219" w:rsidRPr="00FA3341"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YouTube testimonies were cross-referenced with:</w:t>
      </w:r>
    </w:p>
    <w:p w14:paraId="47AA1929" w14:textId="77777777" w:rsidR="00F87219" w:rsidRPr="00FA3341" w:rsidRDefault="00F87219" w:rsidP="00F87219">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Broadcast transcripts (CNN, ABC7, NBC, Fox).</w:t>
      </w:r>
    </w:p>
    <w:p w14:paraId="63940D37" w14:textId="77777777" w:rsidR="00F87219" w:rsidRPr="00FA3341" w:rsidRDefault="00F87219" w:rsidP="00F87219">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Investigative reports (e.g., KTLA coverage of delayed wireless alerts).</w:t>
      </w:r>
    </w:p>
    <w:p w14:paraId="41CBD038" w14:textId="77777777" w:rsidR="00F87219" w:rsidRPr="00FA3341" w:rsidRDefault="00F87219" w:rsidP="00F87219">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Policy-oriented interviews (e.g., Los Angeles County officials).</w:t>
      </w:r>
    </w:p>
    <w:p w14:paraId="42FFDAFF" w14:textId="77777777" w:rsidR="00F87219" w:rsidRPr="00FA3341"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This triangulation provided </w:t>
      </w:r>
      <w:r w:rsidRPr="00FA3341">
        <w:rPr>
          <w:rFonts w:ascii="Times New Roman" w:eastAsia="Times New Roman" w:hAnsi="Times New Roman" w:cs="Times New Roman"/>
          <w:b/>
          <w:bCs/>
          <w:color w:val="000000"/>
          <w:kern w:val="0"/>
          <w14:ligatures w14:val="none"/>
        </w:rPr>
        <w:t>external validity</w:t>
      </w:r>
      <w:r w:rsidRPr="00FA3341">
        <w:rPr>
          <w:rFonts w:ascii="Times New Roman" w:eastAsia="Times New Roman" w:hAnsi="Times New Roman" w:cs="Times New Roman"/>
          <w:color w:val="000000"/>
          <w:kern w:val="0"/>
          <w14:ligatures w14:val="none"/>
        </w:rPr>
        <w:t>, reducing reliance on single narratives and linking individual accounts to systemic patterns (e.g., alert failures leading to multi-hour delays).</w:t>
      </w:r>
    </w:p>
    <w:p w14:paraId="6C813CA1" w14:textId="64866BF3" w:rsidR="00F87219" w:rsidRPr="00FA3341" w:rsidRDefault="00F87219" w:rsidP="00F87219">
      <w:pPr>
        <w:rPr>
          <w:rFonts w:ascii="Times New Roman" w:eastAsia="Times New Roman" w:hAnsi="Times New Roman" w:cs="Times New Roman"/>
          <w:kern w:val="0"/>
          <w14:ligatures w14:val="none"/>
        </w:rPr>
      </w:pPr>
    </w:p>
    <w:p w14:paraId="34FFDE15" w14:textId="3AB175EF" w:rsidR="00F87219" w:rsidRPr="00FA3341" w:rsidRDefault="00F87219" w:rsidP="00F87219">
      <w:pPr>
        <w:pStyle w:val="Heading3"/>
      </w:pPr>
      <w:r w:rsidRPr="00FA3341">
        <w:t>Ethical Considerations</w:t>
      </w:r>
    </w:p>
    <w:p w14:paraId="56F78D31" w14:textId="77777777" w:rsidR="00F87219" w:rsidRPr="00FA3341" w:rsidRDefault="00F87219" w:rsidP="00F87219">
      <w:p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lastRenderedPageBreak/>
        <w:t>Since all data originated from </w:t>
      </w:r>
      <w:r w:rsidRPr="00FA3341">
        <w:rPr>
          <w:rFonts w:ascii="Times New Roman" w:eastAsia="Times New Roman" w:hAnsi="Times New Roman" w:cs="Times New Roman"/>
          <w:b/>
          <w:bCs/>
          <w:color w:val="000000"/>
          <w:kern w:val="0"/>
          <w14:ligatures w14:val="none"/>
        </w:rPr>
        <w:t>publicly available videos</w:t>
      </w:r>
      <w:r w:rsidRPr="00FA3341">
        <w:rPr>
          <w:rFonts w:ascii="Times New Roman" w:eastAsia="Times New Roman" w:hAnsi="Times New Roman" w:cs="Times New Roman"/>
          <w:color w:val="000000"/>
          <w:kern w:val="0"/>
          <w14:ligatures w14:val="none"/>
        </w:rPr>
        <w:t>, it was treated as </w:t>
      </w:r>
      <w:r w:rsidRPr="00FA3341">
        <w:rPr>
          <w:rFonts w:ascii="Times New Roman" w:eastAsia="Times New Roman" w:hAnsi="Times New Roman" w:cs="Times New Roman"/>
          <w:b/>
          <w:bCs/>
          <w:color w:val="000000"/>
          <w:kern w:val="0"/>
          <w14:ligatures w14:val="none"/>
        </w:rPr>
        <w:t>secondary data</w:t>
      </w:r>
      <w:r w:rsidRPr="00FA3341">
        <w:rPr>
          <w:rFonts w:ascii="Times New Roman" w:eastAsia="Times New Roman" w:hAnsi="Times New Roman" w:cs="Times New Roman"/>
          <w:color w:val="000000"/>
          <w:kern w:val="0"/>
          <w14:ligatures w14:val="none"/>
        </w:rPr>
        <w:t> under IRB exemption principles. To safeguard ethics:</w:t>
      </w:r>
    </w:p>
    <w:p w14:paraId="71F0682A" w14:textId="77777777" w:rsidR="00F87219" w:rsidRPr="00FA3341" w:rsidRDefault="00F87219" w:rsidP="00F87219">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Attribution was made to </w:t>
      </w:r>
      <w:r w:rsidRPr="00FA3341">
        <w:rPr>
          <w:rFonts w:ascii="Times New Roman" w:eastAsia="Times New Roman" w:hAnsi="Times New Roman" w:cs="Times New Roman"/>
          <w:b/>
          <w:bCs/>
          <w:color w:val="000000"/>
          <w:kern w:val="0"/>
          <w14:ligatures w14:val="none"/>
        </w:rPr>
        <w:t>video channels</w:t>
      </w:r>
      <w:r w:rsidRPr="00FA3341">
        <w:rPr>
          <w:rFonts w:ascii="Times New Roman" w:eastAsia="Times New Roman" w:hAnsi="Times New Roman" w:cs="Times New Roman"/>
          <w:color w:val="000000"/>
          <w:kern w:val="0"/>
          <w14:ligatures w14:val="none"/>
        </w:rPr>
        <w:t>, not private individuals, unless already publicized by news outlets.</w:t>
      </w:r>
    </w:p>
    <w:p w14:paraId="2ED90B85" w14:textId="77777777" w:rsidR="00F87219" w:rsidRPr="00FA3341" w:rsidRDefault="00F87219" w:rsidP="00F87219">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Sensitive cases (e.g., fatalities, trauma) were described factually but without sensationalism.</w:t>
      </w:r>
    </w:p>
    <w:p w14:paraId="54C1CD05" w14:textId="0F81228F" w:rsidR="0095498B" w:rsidRPr="0095498B" w:rsidRDefault="00F87219"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Findings were framed to emphasize </w:t>
      </w:r>
      <w:r w:rsidRPr="00FA3341">
        <w:rPr>
          <w:rFonts w:ascii="Times New Roman" w:eastAsia="Times New Roman" w:hAnsi="Times New Roman" w:cs="Times New Roman"/>
          <w:b/>
          <w:bCs/>
          <w:color w:val="000000"/>
          <w:kern w:val="0"/>
          <w14:ligatures w14:val="none"/>
        </w:rPr>
        <w:t>systemic learning for evacuation planning</w:t>
      </w:r>
      <w:r w:rsidRPr="00FA3341">
        <w:rPr>
          <w:rFonts w:ascii="Times New Roman" w:eastAsia="Times New Roman" w:hAnsi="Times New Roman" w:cs="Times New Roman"/>
          <w:color w:val="000000"/>
          <w:kern w:val="0"/>
          <w14:ligatures w14:val="none"/>
        </w:rPr>
        <w:t>, rather than critique of individual decisions.</w:t>
      </w:r>
      <w:r w:rsidR="0095498B">
        <w:br/>
      </w:r>
      <w:r w:rsidR="0095498B">
        <w:br/>
      </w:r>
    </w:p>
    <w:p w14:paraId="6862BE71" w14:textId="17D4653A" w:rsidR="0095498B" w:rsidRPr="0095498B" w:rsidRDefault="0095498B" w:rsidP="0095498B">
      <w:pPr>
        <w:pStyle w:val="Heading2"/>
      </w:pPr>
      <w:r w:rsidRPr="0095498B">
        <w:rPr>
          <w:color w:val="000000"/>
        </w:rPr>
        <w:t>Automated Discovery and Structuring of YouTube Wildfire Evacuation Testimonies</w:t>
      </w:r>
    </w:p>
    <w:p w14:paraId="1BE6629D"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Motivation and Rationale</w:t>
      </w:r>
    </w:p>
    <w:p w14:paraId="7061D2E6"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A central challenge in calibrating and validating community-informed wildfire evacuation models is the scarcity of structured, time-resolved behavioral data describing how residents actually receive information, interpret risk, and decide when to evacuate. Official after-action reports and incident summaries tend to emphasize administrative response and infrastructure performance, while survey-based approaches, although valuable, are limited in scale and subject to recall bias. In contrast, publicly available YouTube videos—ranging from broadcast interviews and live news coverage to citizen vlogs—contain rich, spontaneous accounts of evacuation experiences that often capture critical behavioral details, including alert timing, perceived warning adequacy, preparation actions, and evacuation constraints.</w:t>
      </w:r>
    </w:p>
    <w:p w14:paraId="73E4AA0A"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However, YouTube content is inherently unstructured, heterogeneous in quality, and voluminous. Manual curation does not scale, while naïve keyword scraping risks both low recall and low precision. To address this gap, we developed an automated discovery and preprocessing pipeline that systematically identifies, filters, transcribes, and categorizes YouTube videos related to the Eaton and Palisades Fires. The pipeline was designed to balance rigor, transparency, and scalability, while remaining computationally feasible and reproducible.</w:t>
      </w:r>
    </w:p>
    <w:p w14:paraId="265C3A32"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 xml:space="preserve">The resulting dataset serves two purposes. First, it provides a structured, auditable corpus of evacuation-related narratives suitable for qualitative analysis and thematic coding. Second, it supplies quantitative signals—such as the prevalence of evacuation-related themes across videos and communities—that can be used to calibrate and validate behavioral components of wildfire evacuation models, complementing interview, survey, and social-media-based evidence already described elsewhere in this report </w:t>
      </w:r>
    </w:p>
    <w:p w14:paraId="3B314DAE" w14:textId="77777777" w:rsidR="0095498B" w:rsidRPr="0095498B" w:rsidRDefault="0095498B" w:rsidP="0095498B">
      <w:pPr>
        <w:spacing w:before="100" w:beforeAutospacing="1" w:after="100" w:afterAutospacing="1"/>
        <w:rPr>
          <w:rFonts w:ascii="Times New Roman" w:eastAsia="Times New Roman" w:hAnsi="Times New Roman" w:cs="Times New Roman"/>
          <w:color w:val="000000"/>
          <w:kern w:val="0"/>
          <w14:ligatures w14:val="none"/>
        </w:rPr>
      </w:pPr>
    </w:p>
    <w:p w14:paraId="6D7DEAEB"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w:t>
      </w:r>
    </w:p>
    <w:p w14:paraId="12AA29FE"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p>
    <w:p w14:paraId="2519A90D"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Overview of the Pipeline Design</w:t>
      </w:r>
    </w:p>
    <w:p w14:paraId="64771EE7"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The automated workflow proceeds through four conceptually distinct stages: (1) video discovery, (2) temporal and relevance filtering, (3) transcript extraction and cleaning, and (4) thematic classification and structuring. Each stage reflects deliberate design choices intended to preserve interpretability and minimize bias.</w:t>
      </w:r>
    </w:p>
    <w:p w14:paraId="48E97330"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At a high level, the pipeline queries the YouTube Data API for videos associated with wildfire-specific search terms, restricts results to a narrow temporal window around known fire ignition dates, extracts auto-generated captions as a proxy for spoken testimony, cleans and normalizes those captions into usable text, and assigns each video to one or more evacuation-relevant thematic categories. The output is an analyzable spreadsheet in which each row corresponds to a specific video–topic pairing, preserving traceability to the original source.</w:t>
      </w:r>
    </w:p>
    <w:p w14:paraId="3EF4C829"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Video Discovery via the YouTube Data API</w:t>
      </w:r>
    </w:p>
    <w:p w14:paraId="4FAFB0EC"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The discovery phase uses the YouTube Data API v3 to retrieve candidate videos based on a curated list of fire-specific search queries (e.g., “Eaton Fire evacuation,” “Pacific Palisades fire”). Unlike open-ended scraping, this approach ensures compliance with platform policies and provides stable metadata, including publication date, channel name, and video identifiers. The query list was intentionally redundant, capturing multiple lexical variants and geographic references, to improve recall while avoiding reliance on opaque relevance ranking alone.</w:t>
      </w:r>
    </w:p>
    <w:p w14:paraId="22233A62"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Pagination and per-query caps were incorporated to balance coverage and runtime. Rather than exhaustively retrieving all historical results, the pipeline retrieves multiple pages of search results but enforces an upper bound on the number of videos examined per query. This design ensures that the process remains tractable while still sampling broadly across news outlets, community channels, and individual creators.</w:t>
      </w:r>
    </w:p>
    <w:p w14:paraId="3C83839D"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Importantly, duplicate video identifiers are tracked and excluded across queries. This prevents artificial inflation of evidence due to repeated appearances of the same widely shared video under different search terms, preserving a one-to-one relationship between rows and unique source material.</w:t>
      </w:r>
    </w:p>
    <w:p w14:paraId="1C5CF8DA"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Temporal Filtering and Event Alignment</w:t>
      </w:r>
    </w:p>
    <w:p w14:paraId="35C37C5E"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To ensure relevance to the evacuation phase of each wildfire, the pipeline applies a strict temporal filter based on known fire start dates. Videos are retained only if their publication date falls within a fixed window (± four days) around the ignition date of the Eaton or Palisades Fire. This constraint reflects the observation, supported by prior wildfire evacuation research, that evacuation behavior, alert dissemination, and decision-making dynamics are most salient in the immediate aftermath of fire onset.</w:t>
      </w:r>
    </w:p>
    <w:p w14:paraId="2786EC54"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p>
    <w:p w14:paraId="7E25259C"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By enforcing a narrow event-aligned window, the pipeline excludes retrospective commentary, policy debates, and long-term recovery content that, while valuable in other contexts, does not directly inform evacuation timing or behavior. This choice improves the signal-to-noise ratio of the resulting dataset and strengthens its suitability for behavioral modeling and calibration.</w:t>
      </w:r>
    </w:p>
    <w:p w14:paraId="7220BC5E"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Transcript Extr</w:t>
      </w:r>
      <w:r>
        <w:rPr>
          <w:rFonts w:ascii="Times New Roman" w:eastAsia="Times New Roman" w:hAnsi="Times New Roman" w:cs="Times New Roman"/>
          <w:b/>
          <w:bCs/>
          <w:color w:val="000000"/>
          <w:kern w:val="0"/>
          <w14:ligatures w14:val="none"/>
        </w:rPr>
        <w:t>a</w:t>
      </w:r>
      <w:r w:rsidRPr="0095498B">
        <w:rPr>
          <w:rFonts w:ascii="Times New Roman" w:eastAsia="Times New Roman" w:hAnsi="Times New Roman" w:cs="Times New Roman"/>
          <w:b/>
          <w:bCs/>
          <w:color w:val="000000"/>
          <w:kern w:val="0"/>
          <w14:ligatures w14:val="none"/>
        </w:rPr>
        <w:t>ction and Cleaning</w:t>
      </w:r>
    </w:p>
    <w:p w14:paraId="6CE75529"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A core design decision was to rely exclusively on auto-generated captions as the basis for transcript analysis. While manual transcription may yield higher fidelity, it is not scalable at the volume required for comparative analysis across multiple fires and communities. Instead, the pipeline uses yt-dlp to retrieve English auto-captions where available, explicitly excluding videos without captions to avoid silent or speculative inference.</w:t>
      </w:r>
    </w:p>
    <w:p w14:paraId="01BAFF35"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Raw caption files are stored in WebVTT format, which includes timestamps, styling directives, and markup artifacts. These elements are unsuitable for downstream text analysis and keyword matching. Accordingly, a dedicated cleaning step removes timestamps, CSS blocks, cue markers, and HTML-like tags, producing a normalized stream of spoken text. This transformation preserves lexical content while discarding presentation-specific noise, yielding transcripts that are both human-readable and machine-parsable.</w:t>
      </w:r>
    </w:p>
    <w:p w14:paraId="7DDD4AB9"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Thematic Classification of Evacuation Content</w:t>
      </w:r>
    </w:p>
    <w:p w14:paraId="2D889D70"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Following transcript extraction, each video is classified according to a predefined set of evacuation-relevant themes: Evacuation, Notification, Detection, and Preparation. These categories align directly with the behavioral constructs emphasized throughout this report, including alert reception, threat recognition, pre-departure actions, and movement decisions.</w:t>
      </w:r>
    </w:p>
    <w:p w14:paraId="6D0C9066"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Classification is rule-based and fully transparent. Each theme is associated with an explicit list of keywords and phrases drawn from the evacuation literature and refined through iterative testing. A video may be assigned multiple themes if its transcript or description contains evidence of more than one behavioral process. This multi-label design reflects the reality that evacuation narratives often span multiple decision stages within a single account.</w:t>
      </w:r>
    </w:p>
    <w:p w14:paraId="160C9A89"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To reduce false negatives, the pipeline falls back to the video description when transcript text does not yield a match. This is particularly important for broadcast news clips, where key evacuation details are often summarized in metadata rather than spoken verbatim. Videos that fail to match any theme are excluded, ensuring that retained rows correspond to substantively relevant content.</w:t>
      </w:r>
    </w:p>
    <w:p w14:paraId="7C912872" w14:textId="77777777" w:rsid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p>
    <w:p w14:paraId="67C9A3D5"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p>
    <w:p w14:paraId="3D9F1D7D"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lastRenderedPageBreak/>
        <w:t>Structured Outputs and Analytical Utility</w:t>
      </w:r>
    </w:p>
    <w:p w14:paraId="1C3B0899"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The primary output of the pipeline is a structured spreadsheet in which each row represents a unique pairing between a video and an evacuation theme. For each row, the dataset records the video title, channel, publication date, canonical URL, assigned topic, and associated transcript excerpt. This “lens-level” structure preserves analytical granularity and enables fine-grained inspection of how different aspects of evacuation behavior are represented across sources.</w:t>
      </w:r>
    </w:p>
    <w:p w14:paraId="1FC5944D"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Downstream processing—such as collapsing rows to unique videos, aggregating topics, and categorizing videos by fire (Eaton vs. Palisades)—can be performed deterministically on top of this base dataset. Crucially, the base output retains traceability to original videos, supporting auditability, triangulation with other data sources, and qualitative review when needed.</w:t>
      </w:r>
    </w:p>
    <w:p w14:paraId="79D702B8" w14:textId="77777777" w:rsidR="0095498B" w:rsidRPr="0095498B" w:rsidRDefault="0095498B" w:rsidP="0095498B">
      <w:pPr>
        <w:spacing w:before="100" w:beforeAutospacing="1" w:after="100" w:afterAutospacing="1"/>
        <w:ind w:left="360"/>
        <w:rPr>
          <w:rFonts w:ascii="Times New Roman" w:eastAsia="Times New Roman" w:hAnsi="Times New Roman" w:cs="Times New Roman"/>
          <w:b/>
          <w:bCs/>
          <w:color w:val="000000"/>
          <w:kern w:val="0"/>
          <w14:ligatures w14:val="none"/>
        </w:rPr>
      </w:pPr>
      <w:r w:rsidRPr="0095498B">
        <w:rPr>
          <w:rFonts w:ascii="Times New Roman" w:eastAsia="Times New Roman" w:hAnsi="Times New Roman" w:cs="Times New Roman"/>
          <w:b/>
          <w:bCs/>
          <w:color w:val="000000"/>
          <w:kern w:val="0"/>
          <w14:ligatures w14:val="none"/>
        </w:rPr>
        <w:t>Justification for the Chosen Approach</w:t>
      </w:r>
    </w:p>
    <w:p w14:paraId="48904840"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The pipeline was intentionally designed to prioritize interpretability, reproducibility, and alignment with behavioral evacuation theory. Unlike black-box machine-learning approaches, every inclusion criterion, filter, and classification rule is explicit and inspectable. This is particularly important given the ethical and scientific implications of using survivor narratives and public testimony in disaster research.</w:t>
      </w:r>
    </w:p>
    <w:p w14:paraId="62309F62"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By anchoring discovery to a narrow temporal window, requiring caption availability, and enforcing event-specific relevance, the pipeline produces a dataset that is both manageable and substantively meaningful. The resulting corpus complements interview and survey data by capturing spontaneous, real-time accounts that are otherwise difficult to obtain, strengthening the empirical foundation of the evacuation modeling work described elsewhere in this report.</w:t>
      </w:r>
    </w:p>
    <w:p w14:paraId="7E5F4E29" w14:textId="77777777" w:rsidR="0095498B" w:rsidRPr="0095498B" w:rsidRDefault="0095498B" w:rsidP="0095498B">
      <w:pPr>
        <w:spacing w:before="100" w:beforeAutospacing="1" w:after="100" w:afterAutospacing="1"/>
        <w:ind w:left="360"/>
        <w:rPr>
          <w:rFonts w:ascii="Times New Roman" w:eastAsia="Times New Roman" w:hAnsi="Times New Roman" w:cs="Times New Roman"/>
          <w:color w:val="000000"/>
          <w:kern w:val="0"/>
          <w14:ligatures w14:val="none"/>
        </w:rPr>
      </w:pPr>
      <w:r w:rsidRPr="0095498B">
        <w:rPr>
          <w:rFonts w:ascii="Times New Roman" w:eastAsia="Times New Roman" w:hAnsi="Times New Roman" w:cs="Times New Roman"/>
          <w:color w:val="000000"/>
          <w:kern w:val="0"/>
          <w14:ligatures w14:val="none"/>
        </w:rPr>
        <w:t>In summary, this automated YouTube discovery pipeline provides a scalable, transparent, and theory-consistent method for incorporating community-level evacuation narratives into wildfire evacuation research. It bridges the gap between unstructured digital testimony and structured behavioral evidence, enabling richer calibration, validation, and interpretation of wildfire evacuation models.</w:t>
      </w:r>
    </w:p>
    <w:p w14:paraId="2053EA5C" w14:textId="2F8256AC" w:rsidR="0095498B" w:rsidRPr="00AE1226" w:rsidRDefault="00AE1226" w:rsidP="0095498B">
      <w:pPr>
        <w:rPr>
          <w:rStyle w:val="Hyperlink"/>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"https://github.com/uzairh1/GIRS-work/blob/main/discover_fire_videos.py"</w:instrText>
      </w:r>
      <w:r>
        <w:rPr>
          <w:rFonts w:ascii="Times New Roman" w:hAnsi="Times New Roman" w:cs="Times New Roman"/>
        </w:rPr>
      </w:r>
      <w:r>
        <w:rPr>
          <w:rFonts w:ascii="Times New Roman" w:hAnsi="Times New Roman" w:cs="Times New Roman"/>
        </w:rPr>
        <w:fldChar w:fldCharType="separate"/>
      </w:r>
      <w:r w:rsidR="009A6AF2" w:rsidRPr="00AE1226">
        <w:rPr>
          <w:rStyle w:val="Hyperlink"/>
          <w:rFonts w:ascii="Times New Roman" w:hAnsi="Times New Roman" w:cs="Times New Roman"/>
        </w:rPr>
        <w:t>Link to code.</w:t>
      </w:r>
    </w:p>
    <w:p w14:paraId="6463CAF3" w14:textId="48F467A9" w:rsidR="009A6AF2" w:rsidRPr="009A6AF2" w:rsidRDefault="00AE1226" w:rsidP="0095498B">
      <w:pPr>
        <w:rPr>
          <w:rFonts w:ascii="Times New Roman" w:hAnsi="Times New Roman" w:cs="Times New Roman"/>
        </w:rPr>
      </w:pPr>
      <w:r>
        <w:rPr>
          <w:rFonts w:ascii="Times New Roman" w:hAnsi="Times New Roman" w:cs="Times New Roman"/>
        </w:rPr>
        <w:fldChar w:fldCharType="end"/>
      </w:r>
    </w:p>
    <w:p w14:paraId="7223CB77" w14:textId="45062B37" w:rsidR="00B21BB2" w:rsidRPr="00965171" w:rsidRDefault="00E474DC" w:rsidP="00B21BB2">
      <w:pPr>
        <w:pStyle w:val="Heading2"/>
        <w:rPr>
          <w:rFonts w:eastAsiaTheme="minorHAnsi"/>
        </w:rPr>
      </w:pPr>
      <w:r w:rsidRPr="00965171">
        <w:rPr>
          <w:rFonts w:eastAsiaTheme="minorHAnsi"/>
        </w:rPr>
        <w:t>Evacuation Time Model</w:t>
      </w:r>
      <w:r w:rsidR="00F87219" w:rsidRPr="00965171">
        <w:rPr>
          <w:rFonts w:eastAsiaTheme="minorHAnsi"/>
        </w:rPr>
        <w:t xml:space="preserve"> </w:t>
      </w:r>
      <w:r w:rsidRPr="00965171">
        <w:rPr>
          <w:rFonts w:eastAsiaTheme="minorHAnsi"/>
        </w:rPr>
        <w:t xml:space="preserve">- </w:t>
      </w:r>
      <w:r w:rsidR="00B21BB2" w:rsidRPr="00965171">
        <w:rPr>
          <w:rFonts w:eastAsiaTheme="minorHAnsi"/>
        </w:rPr>
        <w:t>Regression Methodology</w:t>
      </w:r>
    </w:p>
    <w:p w14:paraId="61949E1D"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 xml:space="preserve">This section implements an individual-level evacuation timing sub-model based on an ordinary least squares (OLS) behavioral framework from the evacuation literature </w:t>
      </w:r>
      <w:r w:rsidRPr="00965171">
        <w:rPr>
          <w:rFonts w:ascii="Times New Roman" w:eastAsia="Times New Roman" w:hAnsi="Times New Roman" w:cs="Times New Roman"/>
          <w:i/>
          <w:iCs/>
        </w:rPr>
        <w:t>Awareness, departure, and preparation time in no-notice wildfire evacuations</w:t>
      </w:r>
      <w:r w:rsidRPr="00965171">
        <w:rPr>
          <w:rFonts w:ascii="Times New Roman" w:eastAsia="Times New Roman" w:hAnsi="Times New Roman" w:cs="Times New Roman"/>
        </w:rPr>
        <w:t xml:space="preserve"> (Grajdura, et al.). In this work, the central objective is to quantify how quickly people (i) become aware of an ongoing wildfire event, (ii) prepare after becoming aware, and (iii) initiate evacuation departure, under a rapid-onset (“no-</w:t>
      </w:r>
      <w:r w:rsidRPr="00965171">
        <w:rPr>
          <w:rFonts w:ascii="Times New Roman" w:eastAsia="Times New Roman" w:hAnsi="Times New Roman" w:cs="Times New Roman"/>
        </w:rPr>
        <w:lastRenderedPageBreak/>
        <w:t>notice”) fire scenario. All time outcomes are defined consistently as minutes elapsed since 6:00 AM on the day of the fire, which is used as a fixed benchmark because the fire event began shortly after 6 AM.</w:t>
      </w:r>
    </w:p>
    <w:p w14:paraId="1D829647" w14:textId="77777777" w:rsidR="00B21BB2" w:rsidRPr="00965171" w:rsidRDefault="00B21BB2" w:rsidP="00B21BB2">
      <w:pPr>
        <w:rPr>
          <w:rFonts w:ascii="Times New Roman" w:eastAsia="Times New Roman" w:hAnsi="Times New Roman" w:cs="Times New Roman"/>
        </w:rPr>
      </w:pPr>
    </w:p>
    <w:p w14:paraId="35CBF02B"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 xml:space="preserve">Following the reference formulation, three individual-level timing quantities are considered for each respondent </w:t>
      </w:r>
      <w:r w:rsidRPr="00965171">
        <w:rPr>
          <w:rFonts w:ascii="Cambria Math" w:eastAsia="Times New Roman" w:hAnsi="Cambria Math" w:cs="Cambria Math"/>
        </w:rPr>
        <w:t>𝑖</w:t>
      </w:r>
      <w:r w:rsidRPr="00965171">
        <w:rPr>
          <w:rFonts w:ascii="Times New Roman" w:eastAsia="Times New Roman" w:hAnsi="Times New Roman" w:cs="Times New Roman"/>
        </w:rPr>
        <w:t xml:space="preserve">: awareness time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aware,i</m:t>
            </m:r>
          </m:sub>
        </m:sSub>
      </m:oMath>
      <w:r w:rsidRPr="00965171">
        <w:rPr>
          <w:rFonts w:ascii="Times New Roman" w:eastAsia="Times New Roman" w:hAnsi="Times New Roman" w:cs="Times New Roman"/>
        </w:rPr>
        <w:t xml:space="preserve">, departure time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depart,i</m:t>
            </m:r>
          </m:sub>
        </m:sSub>
      </m:oMath>
      <w:r w:rsidRPr="00965171">
        <w:rPr>
          <w:rFonts w:ascii="Times New Roman" w:eastAsia="Times New Roman" w:hAnsi="Times New Roman" w:cs="Times New Roman"/>
        </w:rPr>
        <w:t xml:space="preserve">, and preparation time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prep,i</m:t>
            </m:r>
          </m:sub>
        </m:sSub>
      </m:oMath>
      <w:r w:rsidRPr="00965171">
        <w:rPr>
          <w:rFonts w:ascii="Times New Roman" w:eastAsia="Times New Roman" w:hAnsi="Times New Roman" w:cs="Times New Roman"/>
        </w:rPr>
        <w:t xml:space="preserve">. </w:t>
      </w:r>
    </w:p>
    <w:p w14:paraId="6BC97B4F"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Awareness time is modeled using an OLS regression of the form</w:t>
      </w:r>
    </w:p>
    <w:p w14:paraId="2B8C6FCD" w14:textId="77777777" w:rsidR="00B21BB2" w:rsidRPr="00965171" w:rsidRDefault="00000000" w:rsidP="00B21BB2">
      <w:pPr>
        <w:spacing w:before="280" w:after="280"/>
        <w:jc w:val="center"/>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 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0</m:t>
            </m:r>
          </m:sub>
        </m:sSub>
        <m:r>
          <w:rPr>
            <w:rFonts w:ascii="Cambria Math" w:eastAsia="Times New Roman" w:hAnsi="Cambria Math" w:cs="Times New Roman"/>
          </w:rPr>
          <m:t>​+</m:t>
        </m:r>
        <m:sSup>
          <m:sSupPr>
            <m:ctrlPr>
              <w:rPr>
                <w:rFonts w:ascii="Cambria Math" w:eastAsia="Times New Roman" w:hAnsi="Cambria Math" w:cs="Times New Roman"/>
              </w:rPr>
            </m:ctrlPr>
          </m:sSupPr>
          <m:e>
            <m:sSup>
              <m:sSupPr>
                <m:ctrlPr>
                  <w:rPr>
                    <w:rFonts w:ascii="Cambria Math" w:eastAsia="Times New Roman" w:hAnsi="Cambria Math" w:cs="Times New Roman"/>
                  </w:rPr>
                </m:ctrlPr>
              </m:sSupPr>
              <m:e>
                <m:r>
                  <w:rPr>
                    <w:rFonts w:ascii="Cambria Math" w:eastAsia="Times New Roman" w:hAnsi="Cambria Math" w:cs="Times New Roman"/>
                  </w:rPr>
                  <m:t>β</m:t>
                </m:r>
              </m:e>
              <m:sup>
                <m:r>
                  <w:rPr>
                    <w:rFonts w:ascii="Cambria Math" w:eastAsia="Times New Roman" w:hAnsi="Cambria Math" w:cs="Times New Roman"/>
                  </w:rPr>
                  <m:t>⊤</m:t>
                </m:r>
              </m:sup>
            </m:sSup>
          </m:e>
          <m:sup/>
        </m:sSup>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ϵ</m:t>
            </m:r>
          </m:e>
          <m:sub>
            <m:r>
              <w:rPr>
                <w:rFonts w:ascii="Cambria Math" w:eastAsia="Times New Roman" w:hAnsi="Cambria Math" w:cs="Times New Roman"/>
              </w:rPr>
              <m:t>i</m:t>
            </m:r>
          </m:sub>
        </m:sSub>
        <m:r>
          <w:rPr>
            <w:rFonts w:ascii="Cambria Math" w:eastAsia="Times New Roman" w:hAnsi="Cambria Math" w:cs="Times New Roman"/>
          </w:rPr>
          <m:t>​</m:t>
        </m:r>
      </m:oMath>
      <w:r w:rsidR="00B21BB2" w:rsidRPr="00965171">
        <w:rPr>
          <w:rFonts w:ascii="Times New Roman" w:eastAsia="Times New Roman" w:hAnsi="Times New Roman" w:cs="Times New Roman"/>
        </w:rPr>
        <w:t xml:space="preserve"> ,</w:t>
      </w:r>
    </w:p>
    <w:p w14:paraId="45A9C6BE" w14:textId="77777777" w:rsidR="00B21BB2" w:rsidRPr="00965171" w:rsidRDefault="00B21BB2" w:rsidP="00B21BB2">
      <w:pPr>
        <w:spacing w:before="280" w:after="280"/>
        <w:rPr>
          <w:rFonts w:ascii="Times New Roman" w:eastAsia="Times New Roman" w:hAnsi="Times New Roman" w:cs="Times New Roman"/>
        </w:rPr>
      </w:pPr>
      <w:r w:rsidRPr="00965171">
        <w:rPr>
          <w:rFonts w:ascii="Times New Roman" w:eastAsia="Times New Roman" w:hAnsi="Times New Roman" w:cs="Times New Roman"/>
        </w:rPr>
        <w:t xml:space="preserve">where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oMath>
      <w:r w:rsidRPr="00965171">
        <w:rPr>
          <w:rFonts w:ascii="Times New Roman" w:eastAsia="Times New Roman" w:hAnsi="Times New Roman" w:cs="Times New Roman"/>
        </w:rPr>
        <w:t xml:space="preserve"> is a vector of socio-demographic and evacuation-context covariates and </w:t>
      </w:r>
      <m:oMath>
        <m:sSub>
          <m:sSubPr>
            <m:ctrlPr>
              <w:rPr>
                <w:rFonts w:ascii="Cambria Math" w:eastAsia="Times New Roman" w:hAnsi="Cambria Math" w:cs="Times New Roman"/>
              </w:rPr>
            </m:ctrlPr>
          </m:sSubPr>
          <m:e>
            <m:r>
              <w:rPr>
                <w:rFonts w:ascii="Cambria Math" w:hAnsi="Cambria Math"/>
              </w:rPr>
              <m:t>ϵ</m:t>
            </m:r>
          </m:e>
          <m:sub>
            <m:r>
              <w:rPr>
                <w:rFonts w:ascii="Cambria Math" w:eastAsia="Times New Roman" w:hAnsi="Cambria Math" w:cs="Times New Roman"/>
              </w:rPr>
              <m:t>i</m:t>
            </m:r>
          </m:sub>
        </m:sSub>
      </m:oMath>
      <w:r w:rsidRPr="00965171">
        <w:rPr>
          <w:rFonts w:ascii="Times New Roman" w:eastAsia="Times New Roman" w:hAnsi="Times New Roman" w:cs="Times New Roman"/>
        </w:rPr>
        <w:t xml:space="preserve"> is an error term. A parallel OLS regression is specified for departure time,</w:t>
      </w:r>
    </w:p>
    <w:p w14:paraId="1D3A3480" w14:textId="77777777" w:rsidR="00B21BB2" w:rsidRPr="00965171" w:rsidRDefault="00000000" w:rsidP="00B21BB2">
      <w:pPr>
        <w:spacing w:before="280" w:after="280"/>
        <w:jc w:val="center"/>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 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0</m:t>
            </m:r>
          </m:sub>
        </m:sSub>
        <m:r>
          <w:rPr>
            <w:rFonts w:ascii="Cambria Math" w:eastAsia="Times New Roman" w:hAnsi="Cambria Math" w:cs="Times New Roman"/>
          </w:rPr>
          <m:t>​+</m:t>
        </m:r>
        <m:sSup>
          <m:sSupPr>
            <m:ctrlPr>
              <w:rPr>
                <w:rFonts w:ascii="Cambria Math" w:eastAsia="Times New Roman" w:hAnsi="Cambria Math" w:cs="Times New Roman"/>
              </w:rPr>
            </m:ctrlPr>
          </m:sSupPr>
          <m:e>
            <m:sSup>
              <m:sSupPr>
                <m:ctrlPr>
                  <w:rPr>
                    <w:rFonts w:ascii="Cambria Math" w:eastAsia="Times New Roman" w:hAnsi="Cambria Math" w:cs="Times New Roman"/>
                  </w:rPr>
                </m:ctrlPr>
              </m:sSupPr>
              <m:e>
                <m:r>
                  <w:rPr>
                    <w:rFonts w:ascii="Cambria Math" w:eastAsia="Times New Roman" w:hAnsi="Cambria Math" w:cs="Times New Roman"/>
                  </w:rPr>
                  <m:t>β</m:t>
                </m:r>
              </m:e>
              <m:sup>
                <m:r>
                  <w:rPr>
                    <w:rFonts w:ascii="Cambria Math" w:eastAsia="Times New Roman" w:hAnsi="Cambria Math" w:cs="Times New Roman"/>
                  </w:rPr>
                  <m:t>⊤</m:t>
                </m:r>
              </m:sup>
            </m:sSup>
          </m:e>
          <m:sup/>
        </m:sSup>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ϵ</m:t>
            </m:r>
          </m:e>
          <m:sub>
            <m:r>
              <w:rPr>
                <w:rFonts w:ascii="Cambria Math" w:eastAsia="Times New Roman" w:hAnsi="Cambria Math" w:cs="Times New Roman"/>
              </w:rPr>
              <m:t>i</m:t>
            </m:r>
          </m:sub>
        </m:sSub>
        <m:r>
          <w:rPr>
            <w:rFonts w:ascii="Cambria Math" w:eastAsia="Times New Roman" w:hAnsi="Cambria Math" w:cs="Times New Roman"/>
          </w:rPr>
          <m:t>​</m:t>
        </m:r>
      </m:oMath>
      <w:r w:rsidR="00B21BB2" w:rsidRPr="00965171">
        <w:rPr>
          <w:rFonts w:ascii="Times New Roman" w:eastAsia="Times New Roman" w:hAnsi="Times New Roman" w:cs="Times New Roman"/>
        </w:rPr>
        <w:t xml:space="preserve"> ,</w:t>
      </w:r>
    </w:p>
    <w:p w14:paraId="5CFCE54B" w14:textId="77777777" w:rsidR="00B21BB2" w:rsidRPr="00965171" w:rsidRDefault="00B21BB2" w:rsidP="00B21BB2">
      <w:pPr>
        <w:spacing w:before="280" w:after="280"/>
        <w:rPr>
          <w:rFonts w:ascii="Times New Roman" w:eastAsia="Times New Roman" w:hAnsi="Times New Roman" w:cs="Times New Roman"/>
        </w:rPr>
      </w:pPr>
      <w:r w:rsidRPr="00965171">
        <w:rPr>
          <w:rFonts w:ascii="Times New Roman" w:eastAsia="Times New Roman" w:hAnsi="Times New Roman" w:cs="Times New Roman"/>
        </w:rPr>
        <w:t>with the same time units and baseline interpretation of the intercept. Preparation time is defined mechanically as the difference between departure and awareness,</w:t>
      </w:r>
    </w:p>
    <w:p w14:paraId="6CF5636E" w14:textId="77777777" w:rsidR="00B21BB2" w:rsidRPr="00965171" w:rsidRDefault="00000000" w:rsidP="00B21BB2">
      <w:pPr>
        <w:spacing w:before="280" w:after="280"/>
        <w:jc w:val="center"/>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 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 i</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 i</m:t>
            </m:r>
          </m:sub>
        </m:sSub>
        <m:r>
          <w:rPr>
            <w:rFonts w:ascii="Cambria Math" w:eastAsia="Times New Roman" w:hAnsi="Cambria Math" w:cs="Times New Roman"/>
          </w:rPr>
          <m:t>​</m:t>
        </m:r>
      </m:oMath>
      <w:r w:rsidR="00B21BB2" w:rsidRPr="00965171">
        <w:rPr>
          <w:rFonts w:ascii="Times New Roman" w:eastAsia="Times New Roman" w:hAnsi="Times New Roman" w:cs="Times New Roman"/>
        </w:rPr>
        <w:t xml:space="preserve"> ,</w:t>
      </w:r>
    </w:p>
    <w:p w14:paraId="1CF47676" w14:textId="77777777" w:rsidR="00B21BB2" w:rsidRPr="00965171" w:rsidRDefault="00B21BB2" w:rsidP="00B21BB2">
      <w:pPr>
        <w:spacing w:before="280" w:after="280"/>
        <w:jc w:val="both"/>
        <w:rPr>
          <w:rFonts w:ascii="Times New Roman" w:eastAsia="Times New Roman" w:hAnsi="Times New Roman" w:cs="Times New Roman"/>
        </w:rPr>
      </w:pPr>
      <w:r w:rsidRPr="00965171">
        <w:rPr>
          <w:rFonts w:ascii="Times New Roman" w:eastAsia="Times New Roman" w:hAnsi="Times New Roman" w:cs="Times New Roman"/>
        </w:rPr>
        <w:t>and is also estimated directly as a third OLS regression in order to isolate factors that lengthen or shorten the time between first awareness and actual departure. A positive coefficient corresponds to more time elapsed between finding out and evacuating. Table 4.5.1 contains the specific definitions of analysis variables (</w:t>
      </w:r>
      <m:oMath>
        <m:r>
          <w:rPr>
            <w:rFonts w:ascii="Cambria Math" w:eastAsia="Times New Roman" w:hAnsi="Cambria Math" w:cs="Times New Roman"/>
          </w:rPr>
          <m:t>X</m:t>
        </m:r>
      </m:oMath>
      <w:r w:rsidRPr="00965171">
        <w:rPr>
          <w:rFonts w:ascii="Times New Roman" w:eastAsia="Times New Roman" w:hAnsi="Times New Roman" w:cs="Times New Roman"/>
        </w:rPr>
        <w:t xml:space="preserve"> factors) as well as their coding rules. Table 4.5.2 contains the regression coefficients given by the paper for the three regressions.</w:t>
      </w:r>
    </w:p>
    <w:p w14:paraId="69715E50" w14:textId="77777777" w:rsidR="00B21BB2" w:rsidRPr="00965171" w:rsidRDefault="00B21BB2" w:rsidP="00B21BB2">
      <w:pPr>
        <w:spacing w:before="280" w:after="280"/>
        <w:jc w:val="center"/>
        <w:rPr>
          <w:rFonts w:ascii="Times New Roman" w:eastAsia="Times New Roman" w:hAnsi="Times New Roman" w:cs="Times New Roman"/>
        </w:rPr>
      </w:pPr>
      <w:r w:rsidRPr="00965171">
        <w:rPr>
          <w:rFonts w:ascii="Times New Roman" w:eastAsia="Times New Roman" w:hAnsi="Times New Roman" w:cs="Times New Roman"/>
          <w:noProof/>
        </w:rPr>
        <w:drawing>
          <wp:inline distT="114300" distB="114300" distL="114300" distR="114300" wp14:anchorId="2F095B7E" wp14:editId="1507BE54">
            <wp:extent cx="2786063" cy="2477988"/>
            <wp:effectExtent l="0" t="0" r="0" b="0"/>
            <wp:docPr id="2046074704" name="image12.png" descr="A screenshot of a paper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46074704" name="image12.png" descr="A screenshot of a paper with text&#10;&#10;AI-generated content may be incorrect."/>
                    <pic:cNvPicPr preferRelativeResize="0"/>
                  </pic:nvPicPr>
                  <pic:blipFill>
                    <a:blip r:embed="rId16"/>
                    <a:srcRect/>
                    <a:stretch>
                      <a:fillRect/>
                    </a:stretch>
                  </pic:blipFill>
                  <pic:spPr>
                    <a:xfrm>
                      <a:off x="0" y="0"/>
                      <a:ext cx="2786063" cy="2477988"/>
                    </a:xfrm>
                    <a:prstGeom prst="rect">
                      <a:avLst/>
                    </a:prstGeom>
                    <a:ln/>
                  </pic:spPr>
                </pic:pic>
              </a:graphicData>
            </a:graphic>
          </wp:inline>
        </w:drawing>
      </w:r>
    </w:p>
    <w:p w14:paraId="3D3C0DE9" w14:textId="77777777" w:rsidR="00B21BB2" w:rsidRPr="00965171" w:rsidRDefault="00B21BB2" w:rsidP="00B21BB2">
      <w:pPr>
        <w:spacing w:before="280" w:after="280"/>
        <w:jc w:val="center"/>
        <w:rPr>
          <w:rFonts w:ascii="Times New Roman" w:eastAsia="Times New Roman" w:hAnsi="Times New Roman" w:cs="Times New Roman"/>
          <w:i/>
          <w:iCs/>
        </w:rPr>
      </w:pPr>
      <w:r w:rsidRPr="00965171">
        <w:rPr>
          <w:rFonts w:ascii="Times New Roman" w:eastAsia="Times New Roman" w:hAnsi="Times New Roman" w:cs="Times New Roman"/>
          <w:i/>
          <w:iCs/>
        </w:rPr>
        <w:t>Table 4.5.1 Definitions of Analysis Variables / Coding rules</w:t>
      </w:r>
    </w:p>
    <w:p w14:paraId="43EE7E3C" w14:textId="77777777" w:rsidR="00B21BB2" w:rsidRPr="00965171" w:rsidRDefault="00B21BB2" w:rsidP="00B21BB2">
      <w:pPr>
        <w:spacing w:before="280" w:after="280"/>
        <w:jc w:val="center"/>
        <w:rPr>
          <w:rFonts w:ascii="Times New Roman" w:eastAsia="Times New Roman" w:hAnsi="Times New Roman" w:cs="Times New Roman"/>
          <w:i/>
          <w:iCs/>
        </w:rPr>
      </w:pPr>
      <w:r w:rsidRPr="00965171">
        <w:rPr>
          <w:rFonts w:ascii="Times New Roman" w:eastAsia="Times New Roman" w:hAnsi="Times New Roman" w:cs="Times New Roman"/>
          <w:i/>
          <w:iCs/>
          <w:noProof/>
        </w:rPr>
        <w:lastRenderedPageBreak/>
        <w:drawing>
          <wp:inline distT="114300" distB="114300" distL="114300" distR="114300" wp14:anchorId="651D4FEA" wp14:editId="308FB513">
            <wp:extent cx="2848108" cy="7339013"/>
            <wp:effectExtent l="0" t="0" r="0" b="0"/>
            <wp:docPr id="2046074689" name="image13.png" descr="A table of numbers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46074689" name="image13.png" descr="A table of numbers with black text&#10;&#10;AI-generated content may be incorrect."/>
                    <pic:cNvPicPr preferRelativeResize="0"/>
                  </pic:nvPicPr>
                  <pic:blipFill>
                    <a:blip r:embed="rId17"/>
                    <a:srcRect/>
                    <a:stretch>
                      <a:fillRect/>
                    </a:stretch>
                  </pic:blipFill>
                  <pic:spPr>
                    <a:xfrm>
                      <a:off x="0" y="0"/>
                      <a:ext cx="2848108" cy="7339013"/>
                    </a:xfrm>
                    <a:prstGeom prst="rect">
                      <a:avLst/>
                    </a:prstGeom>
                    <a:ln/>
                  </pic:spPr>
                </pic:pic>
              </a:graphicData>
            </a:graphic>
          </wp:inline>
        </w:drawing>
      </w:r>
    </w:p>
    <w:p w14:paraId="2F6D8E6D" w14:textId="77777777" w:rsidR="00B21BB2" w:rsidRPr="00965171" w:rsidRDefault="00B21BB2" w:rsidP="00B21BB2">
      <w:pPr>
        <w:spacing w:before="280" w:after="280"/>
        <w:jc w:val="center"/>
        <w:rPr>
          <w:rFonts w:ascii="Times New Roman" w:eastAsia="Times New Roman" w:hAnsi="Times New Roman" w:cs="Times New Roman"/>
          <w:i/>
          <w:iCs/>
        </w:rPr>
      </w:pPr>
      <w:r w:rsidRPr="00965171">
        <w:rPr>
          <w:rFonts w:ascii="Times New Roman" w:eastAsia="Times New Roman" w:hAnsi="Times New Roman" w:cs="Times New Roman"/>
          <w:i/>
          <w:iCs/>
        </w:rPr>
        <w:t>Table 4.5.2 Regression Coefficients</w:t>
      </w:r>
    </w:p>
    <w:p w14:paraId="5A4E0E9F" w14:textId="77DD6CEC" w:rsidR="00B21BB2" w:rsidRPr="00965171" w:rsidRDefault="00B21BB2" w:rsidP="00E474DC">
      <w:pPr>
        <w:spacing w:before="280" w:after="280"/>
        <w:jc w:val="both"/>
        <w:rPr>
          <w:rFonts w:ascii="Times New Roman" w:eastAsia="Times New Roman" w:hAnsi="Times New Roman" w:cs="Times New Roman"/>
        </w:rPr>
      </w:pPr>
      <w:r w:rsidRPr="00965171">
        <w:rPr>
          <w:rFonts w:ascii="Times New Roman" w:eastAsia="Times New Roman" w:hAnsi="Times New Roman" w:cs="Times New Roman"/>
        </w:rPr>
        <w:t xml:space="preserve">There are two details worth explaining. First, the reference departure-time specification includes awareness time as an explanatory term in the departure regression, so predicted departure time is </w:t>
      </w:r>
      <w:r w:rsidRPr="00965171">
        <w:rPr>
          <w:rFonts w:ascii="Times New Roman" w:eastAsia="Times New Roman" w:hAnsi="Times New Roman" w:cs="Times New Roman"/>
        </w:rPr>
        <w:lastRenderedPageBreak/>
        <w:t xml:space="preserve">naturally computed in a staged manner: compute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aware,i</m:t>
            </m:r>
          </m:sub>
        </m:sSub>
      </m:oMath>
      <w:r w:rsidRPr="00965171">
        <w:rPr>
          <w:rFonts w:ascii="Times New Roman" w:eastAsia="Times New Roman" w:hAnsi="Times New Roman" w:cs="Times New Roman"/>
        </w:rPr>
        <w:t xml:space="preserve">​ first, then include it in the departure equation via an estimated coupling coefficient (reported as 0.743 in the reference regression results). In the model proposed later in this section, this coefficient is treated as a fire-specific parameter, since its value is expected to vary across wildfire events. Second, the covariate vector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oMath>
      <w:r w:rsidRPr="00965171">
        <w:rPr>
          <w:rFonts w:ascii="Times New Roman" w:eastAsia="Times New Roman" w:hAnsi="Times New Roman" w:cs="Times New Roman"/>
        </w:rPr>
        <w:t xml:space="preserve"> is composed of a mixture of binary indicators and categorical factors that are converted into numerical form before entering the OLS equations. Binary variables take values in </w:t>
      </w:r>
      <m:oMath>
        <m:r>
          <w:rPr>
            <w:rFonts w:ascii="Cambria Math" w:eastAsia="Times New Roman" w:hAnsi="Cambria Math" w:cs="Times New Roman"/>
          </w:rPr>
          <m:t>{0,1}</m:t>
        </m:r>
      </m:oMath>
      <w:r w:rsidRPr="00965171">
        <w:rPr>
          <w:rFonts w:ascii="Times New Roman" w:eastAsia="Times New Roman" w:hAnsi="Times New Roman" w:cs="Times New Roman"/>
        </w:rPr>
        <w:t xml:space="preserve"> (e.g., age 65+, smartphone ownership, and most of other factors), so their coefficients can be interpreted as additive time shifts relative to the baseline case. In contrast, categorical variables (EDUCATION and FINDOUT) represent membership in one of several mutually exclusive categories; these cannot be inserted directly as a single numeric label because the numeric label would impose an artificial ordering. Instead, the categories are encoded using dummy variables: for a factor with </w:t>
      </w:r>
      <m:oMath>
        <m:r>
          <w:rPr>
            <w:rFonts w:ascii="Cambria Math" w:eastAsia="Times New Roman" w:hAnsi="Cambria Math" w:cs="Times New Roman"/>
          </w:rPr>
          <m:t>K</m:t>
        </m:r>
      </m:oMath>
      <w:r w:rsidRPr="00965171">
        <w:rPr>
          <w:rFonts w:ascii="Times New Roman" w:eastAsia="Times New Roman" w:hAnsi="Times New Roman" w:cs="Times New Roman"/>
        </w:rPr>
        <w:t xml:space="preserve"> categories, </w:t>
      </w:r>
      <m:oMath>
        <m:r>
          <w:rPr>
            <w:rFonts w:ascii="Cambria Math" w:eastAsia="Times New Roman" w:hAnsi="Cambria Math" w:cs="Times New Roman"/>
          </w:rPr>
          <m:t>K-1</m:t>
        </m:r>
      </m:oMath>
      <w:r w:rsidRPr="00965171">
        <w:rPr>
          <w:rFonts w:ascii="Times New Roman" w:eastAsia="Times New Roman" w:hAnsi="Times New Roman" w:cs="Times New Roman"/>
        </w:rPr>
        <w:t xml:space="preserve"> indicator variables are included in the regression, with the omitted category serving as the reference (baseline). </w:t>
      </w:r>
      <w:sdt>
        <w:sdtPr>
          <w:tag w:val="goog_rdk_33"/>
          <w:id w:val="1332724658"/>
        </w:sdtPr>
        <w:sdtContent/>
      </w:sdt>
      <w:r w:rsidRPr="00965171">
        <w:rPr>
          <w:rFonts w:ascii="Times New Roman" w:eastAsia="Times New Roman" w:hAnsi="Times New Roman" w:cs="Times New Roman"/>
        </w:rPr>
        <w:t>For example, if “findout” is represented using four categories (as in the reference variable-definition table and its alternate encodings), the model defines three binary indicators for three of the categories, and the remaining category is implicitly captured by the intercept term; an individual’s “findout” contribution is then computed by activating exactly one indicator (set to 1) corresponding to that individual’s category, while all others remain 0. This approach ensures that each categorical coefficient is interpreted as the expected difference in awareness/preparation/departure time relative to the reference category, holding other covariates constant, while maintaining a consistent linear-additive structure across all three timing models.</w:t>
      </w:r>
      <w:bookmarkStart w:id="4" w:name="_heading=h.cep06qs5vj3h" w:colFirst="0" w:colLast="0"/>
      <w:bookmarkEnd w:id="4"/>
    </w:p>
    <w:p w14:paraId="7F93CDDD"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 xml:space="preserve">Building on this framework, we translated the reference OLS timing models into a simulation-ready module that produces distributions of evacuation timing outcomes rather than a single point prediction. Specifically, the reference regression coefficients and intercepts are encoded into a computational pipeline that maps an individual’s covariate realization into predicted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m:t>
            </m:r>
          </m:sub>
        </m:sSub>
      </m:oMath>
      <w:r w:rsidRPr="00965171">
        <w:rPr>
          <w:rFonts w:ascii="Times New Roman" w:eastAsia="Times New Roman" w:hAnsi="Times New Roman" w:cs="Times New Roma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m:t>
            </m:r>
          </m:sub>
        </m:sSub>
      </m:oMath>
      <w:r w:rsidRPr="00965171">
        <w:rPr>
          <w:rFonts w:ascii="Times New Roman" w:eastAsia="Times New Roman" w:hAnsi="Times New Roman" w:cs="Times New Roman"/>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m:t>
            </m:r>
          </m:sub>
        </m:sSub>
      </m:oMath>
      <w:r w:rsidRPr="00965171">
        <w:rPr>
          <w:rFonts w:ascii="Times New Roman" w:eastAsia="Times New Roman" w:hAnsi="Times New Roman" w:cs="Times New Roman"/>
        </w:rPr>
        <w:t xml:space="preserve">. To generate evacuation timing outputs, one can construct an individual-specific covariate vector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oMath>
      <w:r w:rsidRPr="00965171">
        <w:rPr>
          <w:rFonts w:ascii="Times New Roman" w:eastAsia="Times New Roman" w:hAnsi="Times New Roman" w:cs="Times New Roman"/>
        </w:rPr>
        <w:t xml:space="preserve"> to encode that individual’s attributes. Our model then maps </w:t>
      </w:r>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oMath>
      <w:r w:rsidRPr="00965171">
        <w:rPr>
          <w:rFonts w:ascii="Times New Roman" w:eastAsia="Times New Roman" w:hAnsi="Times New Roman" w:cs="Times New Roman"/>
        </w:rPr>
        <w:t xml:space="preserve"> to the corresponding predicted times. Note that the model reports two preparation times: </w:t>
      </w:r>
    </w:p>
    <w:p w14:paraId="644D8AE6"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(1) a direct preparation time obtained by applying the preparation-time regression formula;</w:t>
      </w:r>
    </w:p>
    <w:p w14:paraId="0DD67DE3"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 xml:space="preserve">(2) an implied preparation time computed by first evaluating the awareness-time and departure-time regressions to obtain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m:t>
            </m:r>
          </m:sub>
        </m:sSub>
      </m:oMath>
      <w:r w:rsidRPr="00965171">
        <w:rPr>
          <w:rFonts w:ascii="Times New Roman" w:eastAsia="Times New Roman" w:hAnsi="Times New Roman" w:cs="Times New Roman"/>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m:t>
            </m:r>
          </m:sub>
        </m:sSub>
      </m:oMath>
      <w:r w:rsidRPr="00965171">
        <w:rPr>
          <w:rFonts w:ascii="Times New Roman" w:eastAsia="Times New Roman" w:hAnsi="Times New Roman" w:cs="Times New Roman"/>
        </w:rPr>
        <w:t xml:space="preserve">, and then taking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m:t>
            </m:r>
          </m:sub>
        </m:sSub>
      </m:oMath>
      <w:r w:rsidRPr="00965171">
        <w:rPr>
          <w:rFonts w:ascii="Times New Roman" w:eastAsia="Times New Roman" w:hAnsi="Times New Roman" w:cs="Times New Roman"/>
        </w:rPr>
        <w:t>. The departure-time computation explicitly preserves the dependence on awareness time by including an awareness-term coefficient; this coefficient is treated as fire-specific and is computed according to the rule introduced later in this section.</w:t>
      </w:r>
    </w:p>
    <w:p w14:paraId="78A82941" w14:textId="77777777" w:rsidR="00B21BB2" w:rsidRPr="00965171" w:rsidRDefault="00B21BB2" w:rsidP="00B21BB2">
      <w:pPr>
        <w:jc w:val="both"/>
        <w:rPr>
          <w:rFonts w:ascii="Times New Roman" w:eastAsia="Times New Roman" w:hAnsi="Times New Roman" w:cs="Times New Roman"/>
        </w:rPr>
      </w:pPr>
    </w:p>
    <w:p w14:paraId="6643A0DE"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rPr>
        <w:t xml:space="preserve">To apply this model in a community setting without requiring individual-level microdata for every resident, each community scenario is parameterized using empirically collected community-level covariate information. As examples, table 4.5.3 demonstrates the data collected for Palisades fire and Altadena fire. A Monte Carlo procedure is then used to generate a synthetic population of size </w:t>
      </w:r>
      <m:oMath>
        <m:r>
          <w:rPr>
            <w:rFonts w:ascii="Cambria Math" w:eastAsia="Times New Roman" w:hAnsi="Cambria Math" w:cs="Times New Roman"/>
          </w:rPr>
          <m:t>N</m:t>
        </m:r>
      </m:oMath>
      <w:r w:rsidRPr="00965171">
        <w:rPr>
          <w:rFonts w:ascii="Times New Roman" w:eastAsia="Times New Roman" w:hAnsi="Times New Roman" w:cs="Times New Roman"/>
        </w:rPr>
        <w:t xml:space="preserve"> by repeatedly sampling covariates for each simulated individual and evaluating the OLS timing equations. Specifically, for each simulated individual, each covariate is sampled at random according to the empirically observed community-level distribution of that attribute. For example, in the Palisades fire scenario, the </w:t>
      </w:r>
      <w:r w:rsidRPr="00965171">
        <w:rPr>
          <w:rFonts w:ascii="Times New Roman" w:eastAsia="Times New Roman" w:hAnsi="Times New Roman" w:cs="Times New Roman"/>
          <w:i/>
          <w:iCs/>
        </w:rPr>
        <w:t>Age (65+)</w:t>
      </w:r>
      <w:r w:rsidRPr="00965171">
        <w:rPr>
          <w:rFonts w:ascii="Times New Roman" w:eastAsia="Times New Roman" w:hAnsi="Times New Roman" w:cs="Times New Roman"/>
        </w:rPr>
        <w:t xml:space="preserve"> indicator is set to 1 with probability 0.258 and to 0 with probability 0.742, consistent with the rules in Table 4.5.1. This procedure yields empirical distributions of preparation time under each community scenario. Two complementary preparation-time outputs are retained: (1) a regression-based preparation time predicted directly </w:t>
      </w:r>
      <w:r w:rsidRPr="00965171">
        <w:rPr>
          <w:rFonts w:ascii="Times New Roman" w:eastAsia="Times New Roman" w:hAnsi="Times New Roman" w:cs="Times New Roman"/>
        </w:rPr>
        <w:lastRenderedPageBreak/>
        <w:t xml:space="preserve">from the preparation-time OLS model, (2) an implied preparation time computed as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m:t>
            </m:r>
          </m:sub>
        </m:sSub>
      </m:oMath>
      <w:r w:rsidRPr="00965171">
        <w:rPr>
          <w:rFonts w:ascii="Times New Roman" w:eastAsia="Times New Roman" w:hAnsi="Times New Roman" w:cs="Times New Roman"/>
        </w:rPr>
        <w:t>, consistent with the calculations on individuals.</w:t>
      </w:r>
    </w:p>
    <w:p w14:paraId="4B7F4109" w14:textId="77777777" w:rsidR="00B21BB2" w:rsidRPr="00965171" w:rsidRDefault="00B21BB2" w:rsidP="00B21BB2">
      <w:pPr>
        <w:jc w:val="both"/>
        <w:rPr>
          <w:rFonts w:ascii="Times New Roman" w:eastAsia="Times New Roman" w:hAnsi="Times New Roman" w:cs="Times New Roman"/>
        </w:rPr>
      </w:pPr>
    </w:p>
    <w:p w14:paraId="6BEECEAF" w14:textId="77777777" w:rsidR="00B21BB2" w:rsidRPr="00965171" w:rsidRDefault="00B21BB2" w:rsidP="00B21BB2">
      <w:pPr>
        <w:jc w:val="both"/>
        <w:rPr>
          <w:rFonts w:ascii="Times New Roman" w:eastAsia="Times New Roman" w:hAnsi="Times New Roman" w:cs="Times New Roman"/>
        </w:rPr>
      </w:pPr>
      <w:r w:rsidRPr="00965171">
        <w:rPr>
          <w:rFonts w:ascii="Times New Roman" w:eastAsia="Times New Roman" w:hAnsi="Times New Roman" w:cs="Times New Roman"/>
          <w:noProof/>
        </w:rPr>
        <w:drawing>
          <wp:inline distT="114300" distB="114300" distL="114300" distR="114300" wp14:anchorId="1422776A" wp14:editId="094BEB5D">
            <wp:extent cx="2919413" cy="1238265"/>
            <wp:effectExtent l="0" t="0" r="0" b="0"/>
            <wp:docPr id="2046074703" name="image15.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2046074703" name="image15.png" descr="A screenshot of a computer screen&#10;&#10;AI-generated content may be incorrect."/>
                    <pic:cNvPicPr preferRelativeResize="0"/>
                  </pic:nvPicPr>
                  <pic:blipFill>
                    <a:blip r:embed="rId18"/>
                    <a:srcRect/>
                    <a:stretch>
                      <a:fillRect/>
                    </a:stretch>
                  </pic:blipFill>
                  <pic:spPr>
                    <a:xfrm>
                      <a:off x="0" y="0"/>
                      <a:ext cx="2919413" cy="1238265"/>
                    </a:xfrm>
                    <a:prstGeom prst="rect">
                      <a:avLst/>
                    </a:prstGeom>
                    <a:ln/>
                  </pic:spPr>
                </pic:pic>
              </a:graphicData>
            </a:graphic>
          </wp:inline>
        </w:drawing>
      </w:r>
      <w:r w:rsidRPr="00965171">
        <w:rPr>
          <w:rFonts w:ascii="Times New Roman" w:eastAsia="Times New Roman" w:hAnsi="Times New Roman" w:cs="Times New Roman"/>
          <w:noProof/>
        </w:rPr>
        <w:drawing>
          <wp:inline distT="114300" distB="114300" distL="114300" distR="114300" wp14:anchorId="4090F7B2" wp14:editId="147B4840">
            <wp:extent cx="2909888" cy="1249645"/>
            <wp:effectExtent l="0" t="0" r="0" b="0"/>
            <wp:docPr id="2046074688" name="image16.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2046074688" name="image16.png" descr="A screenshot of a computer screen&#10;&#10;AI-generated content may be incorrect."/>
                    <pic:cNvPicPr preferRelativeResize="0"/>
                  </pic:nvPicPr>
                  <pic:blipFill>
                    <a:blip r:embed="rId19"/>
                    <a:srcRect/>
                    <a:stretch>
                      <a:fillRect/>
                    </a:stretch>
                  </pic:blipFill>
                  <pic:spPr>
                    <a:xfrm>
                      <a:off x="0" y="0"/>
                      <a:ext cx="2909888" cy="1249645"/>
                    </a:xfrm>
                    <a:prstGeom prst="rect">
                      <a:avLst/>
                    </a:prstGeom>
                    <a:ln/>
                  </pic:spPr>
                </pic:pic>
              </a:graphicData>
            </a:graphic>
          </wp:inline>
        </w:drawing>
      </w:r>
    </w:p>
    <w:p w14:paraId="437BF64D" w14:textId="77777777" w:rsidR="00B21BB2" w:rsidRPr="00965171" w:rsidRDefault="00B21BB2" w:rsidP="00B21BB2">
      <w:pPr>
        <w:jc w:val="center"/>
        <w:rPr>
          <w:rFonts w:ascii="Times New Roman" w:eastAsia="Times New Roman" w:hAnsi="Times New Roman" w:cs="Times New Roman"/>
        </w:rPr>
      </w:pPr>
      <w:commentRangeStart w:id="5"/>
      <w:r w:rsidRPr="00965171">
        <w:rPr>
          <w:rFonts w:ascii="Times New Roman" w:eastAsia="Times New Roman" w:hAnsi="Times New Roman" w:cs="Times New Roman"/>
          <w:i/>
          <w:iCs/>
        </w:rPr>
        <w:t>Table 4.5.3 Data for Palisades and Altadena fire</w:t>
      </w:r>
      <w:commentRangeEnd w:id="5"/>
      <w:r w:rsidR="0095498B" w:rsidRPr="00965171">
        <w:rPr>
          <w:rStyle w:val="CommentReference"/>
          <w:rFonts w:ascii="Times New Roman" w:eastAsia="Times New Roman" w:hAnsi="Times New Roman" w:cs="Times New Roman"/>
          <w:sz w:val="24"/>
          <w:szCs w:val="24"/>
        </w:rPr>
        <w:commentReference w:id="5"/>
      </w:r>
    </w:p>
    <w:p w14:paraId="05A4C304" w14:textId="77777777" w:rsidR="00B21BB2" w:rsidRPr="00965171" w:rsidRDefault="00B21BB2" w:rsidP="00B21BB2">
      <w:pPr>
        <w:jc w:val="both"/>
        <w:rPr>
          <w:rFonts w:ascii="Times New Roman" w:eastAsia="Times New Roman" w:hAnsi="Times New Roman" w:cs="Times New Roman"/>
        </w:rPr>
      </w:pPr>
    </w:p>
    <w:p w14:paraId="1CDA182B" w14:textId="77777777" w:rsidR="00B21BB2" w:rsidRPr="00965171" w:rsidRDefault="00B21BB2" w:rsidP="00B21BB2">
      <w:pPr>
        <w:spacing w:before="280" w:after="280"/>
        <w:jc w:val="both"/>
        <w:rPr>
          <w:rFonts w:ascii="Times New Roman" w:eastAsia="Times New Roman" w:hAnsi="Times New Roman" w:cs="Times New Roman"/>
        </w:rPr>
      </w:pPr>
      <w:r w:rsidRPr="00965171">
        <w:rPr>
          <w:rFonts w:ascii="Times New Roman" w:eastAsia="Times New Roman" w:hAnsi="Times New Roman" w:cs="Times New Roman"/>
        </w:rPr>
        <w:t xml:space="preserve">A few implementation details are worth noting. First, complete community data are not always available for every covariate, but this does not prevent the model from running. When a community-level distribution is missing, the corresponding parameter can be assigned a reasonable default and later varied in sensitivity analyses. For example, in the Palisades and Altadena scenarios, data on insurance were not available; therefore, the insurance indicator was sampled using a probability of 0.5 as a neutral midpoint. This value can be adjusted if additional evidence or scenario hypotheses suggest a different prevalence. </w:t>
      </w:r>
    </w:p>
    <w:p w14:paraId="75DDE76F" w14:textId="77777777" w:rsidR="00B21BB2" w:rsidRPr="00965171" w:rsidRDefault="00B21BB2" w:rsidP="00B21BB2">
      <w:pPr>
        <w:spacing w:before="280" w:after="280"/>
        <w:jc w:val="both"/>
        <w:rPr>
          <w:rFonts w:ascii="Times New Roman" w:eastAsia="Times New Roman" w:hAnsi="Times New Roman" w:cs="Times New Roman"/>
        </w:rPr>
      </w:pPr>
      <w:r w:rsidRPr="00965171">
        <w:rPr>
          <w:rFonts w:ascii="Times New Roman" w:eastAsia="Times New Roman" w:hAnsi="Times New Roman" w:cs="Times New Roman"/>
        </w:rPr>
        <w:t>Second, the awareness-term coefficient (</w:t>
      </w:r>
      <m:oMath>
        <m:sSub>
          <m:sSubPr>
            <m:ctrlPr>
              <w:rPr>
                <w:rFonts w:ascii="Cambria Math" w:eastAsia="Times New Roman" w:hAnsi="Cambria Math" w:cs="Times New Roman"/>
              </w:rPr>
            </m:ctrlPr>
          </m:sSubPr>
          <m:e>
            <m:r>
              <w:rPr>
                <w:rFonts w:ascii="Cambria Math" w:hAnsi="Cambria Math"/>
              </w:rPr>
              <m:t>β</m:t>
            </m:r>
          </m:e>
          <m:sub>
            <m:r>
              <w:rPr>
                <w:rFonts w:ascii="Cambria Math" w:eastAsia="Times New Roman" w:hAnsi="Cambria Math" w:cs="Times New Roman"/>
              </w:rPr>
              <m:t>a</m:t>
            </m:r>
          </m:sub>
        </m:sSub>
      </m:oMath>
      <w:r w:rsidRPr="00965171">
        <w:rPr>
          <w:rFonts w:ascii="Times New Roman" w:eastAsia="Times New Roman" w:hAnsi="Times New Roman" w:cs="Times New Roman"/>
        </w:rPr>
        <w:t xml:space="preserve">) in the departure-time equation was initially set to the value reported in the reference study (0.743). However, this coefficient need not be treated as universal across wildfire events. For each fire, it can be re-estimated by selecting the value that minimizes the discrepancy between the two preparation-time definitions. Operationally, the discrepancy is quantified across the Monte Carlo population as the mean squared error between the direct preparation-time prediction </w:t>
      </w:r>
      <m:oMath>
        <m:r>
          <w:rPr>
            <w:rFonts w:ascii="Cambria Math" w:eastAsia="Times New Roman" w:hAnsi="Cambria Math" w:cs="Times New Roman"/>
          </w:rPr>
          <m:t>Pre</m:t>
        </m:r>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1</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prep,i</m:t>
            </m:r>
          </m:sub>
        </m:sSub>
      </m:oMath>
      <w:r w:rsidRPr="00965171">
        <w:rPr>
          <w:rFonts w:ascii="Times New Roman" w:eastAsia="Times New Roman" w:hAnsi="Times New Roman" w:cs="Times New Roman"/>
        </w:rPr>
        <w:t xml:space="preserve"> and the implied preparation time </w:t>
      </w:r>
      <m:oMath>
        <m:r>
          <w:rPr>
            <w:rFonts w:ascii="Cambria Math" w:eastAsia="Times New Roman" w:hAnsi="Cambria Math" w:cs="Times New Roman"/>
          </w:rPr>
          <m:t>Pre</m:t>
        </m:r>
        <m:sSub>
          <m:sSubPr>
            <m:ctrlPr>
              <w:rPr>
                <w:rFonts w:ascii="Cambria Math" w:eastAsia="Times New Roman" w:hAnsi="Cambria Math" w:cs="Times New Roman"/>
              </w:rPr>
            </m:ctrlPr>
          </m:sSubPr>
          <m:e>
            <m:r>
              <w:rPr>
                <w:rFonts w:ascii="Cambria Math" w:eastAsia="Times New Roman" w:hAnsi="Cambria Math" w:cs="Times New Roman"/>
              </w:rPr>
              <m:t>p</m:t>
            </m:r>
          </m:e>
          <m:sub>
            <m:r>
              <w:rPr>
                <w:rFonts w:ascii="Cambria Math" w:eastAsia="Times New Roman" w:hAnsi="Cambria Math" w:cs="Times New Roman"/>
              </w:rPr>
              <m:t>2</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depart0,i</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a</m:t>
            </m:r>
          </m:sub>
        </m:sSub>
        <m:r>
          <w:rPr>
            <w:rFonts w:ascii="Cambria Math" w:eastAsia="Times New Roman" w:hAnsi="Cambria Math" w:cs="Times New Roman"/>
          </w:rPr>
          <m:t xml:space="preserve">-1)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aware,i</m:t>
            </m:r>
          </m:sub>
        </m:sSub>
        <m:r>
          <w:rPr>
            <w:rFonts w:ascii="Cambria Math" w:eastAsia="Times New Roman" w:hAnsi="Cambria Math" w:cs="Times New Roman"/>
          </w:rPr>
          <m:t xml:space="preserve"> </m:t>
        </m:r>
      </m:oMath>
      <w:r w:rsidRPr="00965171">
        <w:rPr>
          <w:rFonts w:ascii="Times New Roman" w:eastAsia="Times New Roman" w:hAnsi="Times New Roman" w:cs="Times New Roman"/>
        </w:rPr>
        <w:t xml:space="preserve"> , where </w:t>
      </w:r>
      <m:oMath>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depart0,i</m:t>
            </m:r>
          </m:sub>
        </m:sSub>
      </m:oMath>
      <w:r w:rsidRPr="00965171">
        <w:rPr>
          <w:rFonts w:ascii="Times New Roman" w:eastAsia="Times New Roman" w:hAnsi="Times New Roman" w:cs="Times New Roman"/>
        </w:rPr>
        <w:t xml:space="preserve"> is the departure time that doesn’t count awareness time at all. </w:t>
      </w:r>
      <m:oMath>
        <m:sSub>
          <m:sSubPr>
            <m:ctrlPr>
              <w:rPr>
                <w:rFonts w:ascii="Cambria Math" w:eastAsia="Times New Roman" w:hAnsi="Cambria Math" w:cs="Times New Roman"/>
              </w:rPr>
            </m:ctrlPr>
          </m:sSubPr>
          <m:e>
            <m:r>
              <w:rPr>
                <w:rFonts w:ascii="Cambria Math" w:hAnsi="Cambria Math"/>
              </w:rPr>
              <m:t>β</m:t>
            </m:r>
          </m:e>
          <m:sub>
            <m:r>
              <w:rPr>
                <w:rFonts w:ascii="Cambria Math" w:eastAsia="Times New Roman" w:hAnsi="Cambria Math" w:cs="Times New Roman"/>
              </w:rPr>
              <m:t>a</m:t>
            </m:r>
          </m:sub>
        </m:sSub>
      </m:oMath>
      <w:r w:rsidRPr="00965171">
        <w:rPr>
          <w:rFonts w:ascii="Times New Roman" w:eastAsia="Times New Roman" w:hAnsi="Times New Roman" w:cs="Times New Roman"/>
        </w:rPr>
        <w:t xml:space="preserve"> is then obtained by a one-dimensional least-squares fit with a closed-form solution:</w:t>
      </w:r>
    </w:p>
    <w:p w14:paraId="5D0487E8" w14:textId="77777777" w:rsidR="00B21BB2" w:rsidRPr="00965171" w:rsidRDefault="00000000" w:rsidP="00B21BB2">
      <w:pPr>
        <w:spacing w:before="280" w:after="280"/>
        <w:jc w:val="center"/>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hAnsi="Cambria Math"/>
              </w:rPr>
              <m:t>β</m:t>
            </m:r>
          </m:e>
          <m:sub>
            <m:r>
              <w:rPr>
                <w:rFonts w:ascii="Cambria Math" w:eastAsia="Times New Roman" w:hAnsi="Cambria Math" w:cs="Times New Roman"/>
              </w:rPr>
              <m:t>a</m:t>
            </m:r>
          </m:sub>
        </m:sSub>
        <m:r>
          <w:rPr>
            <w:rFonts w:ascii="Cambria Math" w:eastAsia="Times New Roman" w:hAnsi="Cambria Math" w:cs="Times New Roman"/>
          </w:rPr>
          <m:t xml:space="preserve"> = 1+</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Σ</m:t>
                </m:r>
              </m:e>
              <m:sub>
                <m:r>
                  <w:rPr>
                    <w:rFonts w:ascii="Cambria Math" w:eastAsia="Times New Roman" w:hAnsi="Cambria Math" w:cs="Times New Roman"/>
                  </w:rPr>
                  <m:t>i</m:t>
                </m:r>
              </m:sub>
            </m:sSub>
            <m:r>
              <w:rPr>
                <w:rFonts w:ascii="Cambria Math" w:eastAsia="Times New Roman" w:hAnsi="Cambria Math" w:cs="Times New Roman"/>
              </w:rPr>
              <m:t xml:space="preserve">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aware,i</m:t>
                </m:r>
              </m:sub>
            </m:sSub>
            <m:r>
              <w:rPr>
                <w:rFonts w:ascii="Cambria Math" w:eastAsia="Times New Roman" w:hAnsi="Cambria Math" w:cs="Times New Roman"/>
              </w:rPr>
              <m:t xml:space="preserve">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prep,i</m:t>
                </m:r>
              </m:sub>
            </m:sSub>
            <m:r>
              <w:rPr>
                <w:rFonts w:ascii="Cambria Math" w:eastAsia="Times New Roman" w:hAnsi="Cambria Math" w:cs="Times New Roman"/>
              </w:rPr>
              <m:t xml:space="preserve"> -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depart0,i</m:t>
                </m:r>
              </m:sub>
            </m:sSub>
            <m:r>
              <w:rPr>
                <w:rFonts w:ascii="Cambria Math" w:eastAsia="Times New Roman" w:hAnsi="Cambria Math" w:cs="Times New Roman"/>
              </w:rPr>
              <m:t>)</m:t>
            </m:r>
          </m:num>
          <m:den>
            <m:sSub>
              <m:sSubPr>
                <m:ctrlPr>
                  <w:rPr>
                    <w:rFonts w:ascii="Cambria Math" w:eastAsia="Times New Roman" w:hAnsi="Cambria Math" w:cs="Times New Roman"/>
                  </w:rPr>
                </m:ctrlPr>
              </m:sSubPr>
              <m:e>
                <m:r>
                  <w:rPr>
                    <w:rFonts w:ascii="Cambria Math" w:eastAsia="Times New Roman" w:hAnsi="Cambria Math" w:cs="Times New Roman"/>
                  </w:rPr>
                  <m:t>Σ</m:t>
                </m:r>
              </m:e>
              <m:sub>
                <m:r>
                  <w:rPr>
                    <w:rFonts w:ascii="Cambria Math" w:eastAsia="Times New Roman" w:hAnsi="Cambria Math" w:cs="Times New Roman"/>
                  </w:rPr>
                  <m:t>i</m:t>
                </m:r>
              </m:sub>
            </m:sSub>
            <m:r>
              <w:rPr>
                <w:rFonts w:ascii="Cambria Math" w:eastAsia="Times New Roman" w:hAnsi="Cambria Math" w:cs="Times New Roman"/>
              </w:rPr>
              <m:t xml:space="preserve"> (</m:t>
            </m:r>
            <m:sSub>
              <m:sSubPr>
                <m:ctrlPr>
                  <w:rPr>
                    <w:rFonts w:ascii="Cambria Math" w:eastAsia="Times New Roman" w:hAnsi="Cambria Math" w:cs="Times New Roman"/>
                  </w:rPr>
                </m:ctrlPr>
              </m:sSubPr>
              <m:e>
                <m:r>
                  <w:rPr>
                    <w:rFonts w:ascii="Cambria Math" w:eastAsia="Times New Roman" w:hAnsi="Cambria Math" w:cs="Times New Roman"/>
                  </w:rPr>
                  <m:t>t</m:t>
                </m:r>
              </m:e>
              <m:sub>
                <m:r>
                  <w:rPr>
                    <w:rFonts w:ascii="Cambria Math" w:eastAsia="Times New Roman" w:hAnsi="Cambria Math" w:cs="Times New Roman"/>
                  </w:rPr>
                  <m:t>aware,i</m:t>
                </m:r>
              </m:sub>
            </m:sSub>
            <m:sSup>
              <m:sSupPr>
                <m:ctrlPr>
                  <w:rPr>
                    <w:rFonts w:ascii="Cambria Math" w:eastAsia="Times New Roman" w:hAnsi="Cambria Math" w:cs="Times New Roman"/>
                  </w:rPr>
                </m:ctrlPr>
              </m:sSupPr>
              <m:e>
                <m:r>
                  <w:rPr>
                    <w:rFonts w:ascii="Cambria Math" w:eastAsia="Times New Roman" w:hAnsi="Cambria Math" w:cs="Times New Roman"/>
                  </w:rPr>
                  <m:t>)</m:t>
                </m:r>
              </m:e>
              <m:sup>
                <m:r>
                  <w:rPr>
                    <w:rFonts w:ascii="Cambria Math" w:eastAsia="Times New Roman" w:hAnsi="Cambria Math" w:cs="Times New Roman"/>
                  </w:rPr>
                  <m:t>2</m:t>
                </m:r>
              </m:sup>
            </m:sSup>
          </m:den>
        </m:f>
      </m:oMath>
      <w:r w:rsidR="00B21BB2" w:rsidRPr="00965171">
        <w:rPr>
          <w:rFonts w:ascii="Times New Roman" w:eastAsia="Times New Roman" w:hAnsi="Times New Roman" w:cs="Times New Roman"/>
        </w:rPr>
        <w:t>.</w:t>
      </w:r>
    </w:p>
    <w:p w14:paraId="11DEAF6B" w14:textId="77777777" w:rsidR="00B21BB2" w:rsidRPr="00965171" w:rsidRDefault="00000000" w:rsidP="00B21BB2">
      <w:pPr>
        <w:spacing w:before="280" w:after="280"/>
        <w:jc w:val="both"/>
        <w:rPr>
          <w:rFonts w:ascii="Times New Roman" w:eastAsia="Times New Roman" w:hAnsi="Times New Roman" w:cs="Times New Roman"/>
        </w:rPr>
      </w:pPr>
      <w:sdt>
        <w:sdtPr>
          <w:tag w:val="goog_rdk_34"/>
          <w:id w:val="495626611"/>
        </w:sdtPr>
        <w:sdtContent>
          <w:commentRangeStart w:id="6"/>
          <w:commentRangeStart w:id="7"/>
        </w:sdtContent>
      </w:sdt>
      <w:r w:rsidR="00B21BB2" w:rsidRPr="00965171">
        <w:rPr>
          <w:rFonts w:ascii="Times New Roman" w:eastAsia="Times New Roman" w:hAnsi="Times New Roman" w:cs="Times New Roman"/>
        </w:rPr>
        <w:t xml:space="preserve">The resulting </w:t>
      </w:r>
      <w:commentRangeEnd w:id="6"/>
      <m:oMath>
        <m:r>
          <m:rPr>
            <m:sty m:val="p"/>
          </m:rPr>
          <w:rPr>
            <w:rStyle w:val="CommentReference"/>
            <w:rFonts w:ascii="Cambria Math" w:eastAsia="Times New Roman" w:hAnsi="Cambria Math" w:cs="Times New Roman"/>
            <w:sz w:val="24"/>
            <w:szCs w:val="24"/>
          </w:rPr>
          <w:commentReference w:id="6"/>
        </m:r>
        <w:commentRangeEnd w:id="7"/>
        <m:r>
          <m:rPr>
            <m:sty m:val="p"/>
          </m:rPr>
          <w:rPr>
            <w:rStyle w:val="CommentReference"/>
            <w:rFonts w:ascii="Cambria Math" w:eastAsia="Times New Roman" w:hAnsi="Cambria Math" w:cs="Times New Roman"/>
            <w:sz w:val="24"/>
            <w:szCs w:val="24"/>
          </w:rPr>
          <w:commentReference w:id="7"/>
        </m:r>
        <m:sSub>
          <m:sSubPr>
            <m:ctrlPr>
              <w:rPr>
                <w:rFonts w:ascii="Cambria Math" w:eastAsia="Times New Roman" w:hAnsi="Cambria Math" w:cs="Times New Roman"/>
              </w:rPr>
            </m:ctrlPr>
          </m:sSubPr>
          <m:e>
            <m:r>
              <w:rPr>
                <w:rFonts w:ascii="Cambria Math" w:hAnsi="Cambria Math"/>
              </w:rPr>
              <m:t>β</m:t>
            </m:r>
          </m:e>
          <m:sub>
            <m:r>
              <w:rPr>
                <w:rFonts w:ascii="Cambria Math" w:eastAsia="Times New Roman" w:hAnsi="Cambria Math" w:cs="Times New Roman"/>
              </w:rPr>
              <m:t>a</m:t>
            </m:r>
          </m:sub>
        </m:sSub>
      </m:oMath>
      <w:sdt>
        <w:sdtPr>
          <w:tag w:val="goog_rdk_35"/>
          <w:id w:val="-1819064357"/>
        </w:sdtPr>
        <w:sdtContent>
          <w:commentRangeStart w:id="8"/>
        </w:sdtContent>
      </w:sdt>
      <w:r w:rsidR="00B21BB2" w:rsidRPr="00965171">
        <w:rPr>
          <w:rFonts w:ascii="Times New Roman" w:eastAsia="Times New Roman" w:hAnsi="Times New Roman" w:cs="Times New Roman"/>
        </w:rPr>
        <w:t xml:space="preserve"> can then be interpreted as a fire-specific indicator that captures how strongly awareness time propagates into departure time for that particular event.</w:t>
      </w:r>
      <w:commentRangeEnd w:id="8"/>
      <w:r w:rsidR="0095498B" w:rsidRPr="00965171">
        <w:rPr>
          <w:rStyle w:val="CommentReference"/>
          <w:rFonts w:ascii="Times New Roman" w:eastAsia="Times New Roman" w:hAnsi="Times New Roman" w:cs="Times New Roman"/>
          <w:sz w:val="24"/>
          <w:szCs w:val="24"/>
        </w:rPr>
        <w:commentReference w:id="8"/>
      </w:r>
    </w:p>
    <w:p w14:paraId="26FC5112" w14:textId="77777777" w:rsidR="00B21BB2" w:rsidRPr="00965171" w:rsidRDefault="00B21BB2" w:rsidP="00B21BB2">
      <w:pPr>
        <w:spacing w:before="280" w:after="280"/>
        <w:jc w:val="both"/>
        <w:rPr>
          <w:rFonts w:ascii="Times New Roman" w:eastAsia="Times New Roman" w:hAnsi="Times New Roman" w:cs="Times New Roman"/>
        </w:rPr>
      </w:pPr>
    </w:p>
    <w:p w14:paraId="38BEF808" w14:textId="77777777" w:rsidR="00B21BB2" w:rsidRPr="00965171" w:rsidRDefault="00B21BB2" w:rsidP="00B21BB2">
      <w:pPr>
        <w:spacing w:before="280" w:after="280"/>
        <w:jc w:val="both"/>
        <w:rPr>
          <w:rFonts w:ascii="Times New Roman" w:eastAsia="Times New Roman" w:hAnsi="Times New Roman" w:cs="Times New Roman"/>
        </w:rPr>
      </w:pPr>
      <w:r w:rsidRPr="00965171">
        <w:rPr>
          <w:rFonts w:ascii="Times New Roman" w:eastAsia="Times New Roman" w:hAnsi="Times New Roman" w:cs="Times New Roman"/>
        </w:rPr>
        <w:t xml:space="preserve">Using </w:t>
      </w:r>
      <m:oMath>
        <m:r>
          <w:rPr>
            <w:rFonts w:ascii="Cambria Math" w:eastAsia="Times New Roman" w:hAnsi="Cambria Math" w:cs="Times New Roman"/>
          </w:rPr>
          <m:t>N=20,000</m:t>
        </m:r>
      </m:oMath>
      <w:r w:rsidRPr="00965171">
        <w:rPr>
          <w:rFonts w:ascii="Times New Roman" w:eastAsia="Times New Roman" w:hAnsi="Times New Roman" w:cs="Times New Roman"/>
        </w:rPr>
        <w:t xml:space="preserve"> Monte Carlo draws for each scenario, our model generated distributions for both the Palisades </w:t>
      </w:r>
      <w:commentRangeStart w:id="9"/>
      <w:r w:rsidRPr="00965171">
        <w:rPr>
          <w:rFonts w:ascii="Times New Roman" w:eastAsia="Times New Roman" w:hAnsi="Times New Roman" w:cs="Times New Roman"/>
        </w:rPr>
        <w:t>fire and the Altadena fire. In the current simulation outputs, the Palisades scenario produces mean preparation times of approximately 76.20 minutes (regression-based) and 76.56 minutes (difference-based), while the Altadena scenario produces mean preparation times of approximately 81.90 minutes (regression-based) and 82.06 minutes (difference-based). The awareness-term coefficient for the Palisades scenario is 0.5996, while the awareness-term coefficient for the Altadena scenario is 0.5782.</w:t>
      </w:r>
      <w:commentRangeEnd w:id="9"/>
      <w:r w:rsidR="0095498B" w:rsidRPr="00965171">
        <w:rPr>
          <w:rStyle w:val="CommentReference"/>
          <w:rFonts w:ascii="Times New Roman" w:eastAsia="Times New Roman" w:hAnsi="Times New Roman" w:cs="Times New Roman"/>
          <w:sz w:val="24"/>
          <w:szCs w:val="24"/>
        </w:rPr>
        <w:commentReference w:id="9"/>
      </w:r>
    </w:p>
    <w:p w14:paraId="113E123E" w14:textId="77777777" w:rsidR="00B21BB2" w:rsidRPr="00965171" w:rsidRDefault="00B21BB2" w:rsidP="00B21BB2">
      <w:pPr>
        <w:spacing w:before="280" w:after="280"/>
        <w:jc w:val="both"/>
        <w:rPr>
          <w:rFonts w:ascii="Times New Roman" w:eastAsia="Times New Roman" w:hAnsi="Times New Roman" w:cs="Times New Roman"/>
        </w:rPr>
      </w:pPr>
    </w:p>
    <w:p w14:paraId="154E8501" w14:textId="77777777" w:rsidR="00B21BB2" w:rsidRPr="00965171" w:rsidRDefault="00000000" w:rsidP="00B21BB2">
      <w:pPr>
        <w:spacing w:before="280" w:after="280"/>
        <w:jc w:val="both"/>
        <w:rPr>
          <w:rFonts w:ascii="Times New Roman" w:eastAsia="Times New Roman" w:hAnsi="Times New Roman" w:cs="Times New Roman"/>
        </w:rPr>
      </w:pPr>
      <w:sdt>
        <w:sdtPr>
          <w:tag w:val="goog_rdk_36"/>
          <w:id w:val="-1106923032"/>
        </w:sdtPr>
        <w:sdtContent>
          <w:commentRangeStart w:id="10"/>
          <w:commentRangeStart w:id="11"/>
        </w:sdtContent>
      </w:sdt>
      <w:r w:rsidR="00B21BB2" w:rsidRPr="00965171">
        <w:rPr>
          <w:rFonts w:ascii="Times New Roman" w:eastAsia="Times New Roman" w:hAnsi="Times New Roman" w:cs="Times New Roman"/>
        </w:rPr>
        <w:t xml:space="preserve">Link to the Jupyter Notebook: </w:t>
      </w:r>
    </w:p>
    <w:commentRangeEnd w:id="10"/>
    <w:p w14:paraId="00513ED9" w14:textId="77777777" w:rsidR="00B21BB2" w:rsidRDefault="0095498B" w:rsidP="00B21BB2">
      <w:pPr>
        <w:spacing w:before="280" w:after="280"/>
        <w:jc w:val="both"/>
        <w:rPr>
          <w:rFonts w:ascii="Times New Roman" w:eastAsia="Times New Roman" w:hAnsi="Times New Roman" w:cs="Times New Roman"/>
        </w:rPr>
      </w:pPr>
      <w:r w:rsidRPr="00965171">
        <w:rPr>
          <w:rStyle w:val="CommentReference"/>
          <w:rFonts w:ascii="Times New Roman" w:eastAsia="Times New Roman" w:hAnsi="Times New Roman" w:cs="Times New Roman"/>
          <w:sz w:val="24"/>
          <w:szCs w:val="24"/>
        </w:rPr>
        <w:commentReference w:id="10"/>
      </w:r>
      <w:commentRangeEnd w:id="11"/>
      <w:r w:rsidR="00E474DC" w:rsidRPr="00965171">
        <w:rPr>
          <w:rStyle w:val="CommentReference"/>
          <w:rFonts w:ascii="Times New Roman" w:eastAsia="Times New Roman" w:hAnsi="Times New Roman" w:cs="Times New Roman"/>
          <w:sz w:val="24"/>
          <w:szCs w:val="24"/>
        </w:rPr>
        <w:commentReference w:id="11"/>
      </w:r>
      <w:r w:rsidR="00B21BB2" w:rsidRPr="00965171">
        <w:rPr>
          <w:rFonts w:ascii="Times New Roman" w:eastAsia="Times New Roman" w:hAnsi="Times New Roman" w:cs="Times New Roman"/>
        </w:rPr>
        <w:t>https://colab.research.google.com/drive/1FjsWaVSuGg11Oj7Qn7GZJvb_IoyJ8MhH?usp=sharing</w:t>
      </w:r>
    </w:p>
    <w:p w14:paraId="47E4C93F" w14:textId="77777777" w:rsidR="00B21BB2" w:rsidRDefault="00B21BB2" w:rsidP="00B21BB2">
      <w:pPr>
        <w:spacing w:before="280" w:after="280"/>
        <w:jc w:val="both"/>
        <w:rPr>
          <w:rFonts w:ascii="Times New Roman" w:eastAsia="Times New Roman" w:hAnsi="Times New Roman" w:cs="Times New Roman"/>
        </w:rPr>
      </w:pPr>
    </w:p>
    <w:p w14:paraId="7EDE1B69" w14:textId="77777777" w:rsidR="00B21BB2" w:rsidRDefault="00B21BB2" w:rsidP="002C1CA1">
      <w:pPr>
        <w:spacing w:before="100" w:beforeAutospacing="1" w:after="100" w:afterAutospacing="1"/>
        <w:rPr>
          <w:rFonts w:ascii="Times New Roman" w:eastAsia="Times New Roman" w:hAnsi="Times New Roman" w:cs="Times New Roman"/>
          <w:color w:val="000000"/>
          <w:kern w:val="0"/>
          <w14:ligatures w14:val="none"/>
        </w:rPr>
      </w:pPr>
    </w:p>
    <w:p w14:paraId="70522EB4" w14:textId="1945F6DE" w:rsidR="00B21BB2" w:rsidRPr="00E474DC" w:rsidRDefault="00E474DC" w:rsidP="00E474DC">
      <w:pPr>
        <w:pStyle w:val="Heading2"/>
      </w:pPr>
      <w:r w:rsidRPr="00E474DC">
        <w:t xml:space="preserve">WISE Integration </w:t>
      </w:r>
    </w:p>
    <w:p w14:paraId="15EA4E18" w14:textId="77777777" w:rsidR="00B21BB2" w:rsidRDefault="00B21BB2" w:rsidP="002C1CA1">
      <w:pPr>
        <w:spacing w:before="100" w:beforeAutospacing="1" w:after="100" w:afterAutospacing="1"/>
        <w:rPr>
          <w:rFonts w:ascii="Times New Roman" w:eastAsia="Times New Roman" w:hAnsi="Times New Roman" w:cs="Times New Roman"/>
          <w:color w:val="000000"/>
          <w:kern w:val="0"/>
          <w14:ligatures w14:val="none"/>
        </w:rPr>
      </w:pPr>
    </w:p>
    <w:p w14:paraId="3CC4161F" w14:textId="77777777" w:rsidR="00B21BB2" w:rsidRDefault="00B21BB2" w:rsidP="002C1CA1">
      <w:pPr>
        <w:spacing w:before="100" w:beforeAutospacing="1" w:after="100" w:afterAutospacing="1"/>
        <w:rPr>
          <w:rFonts w:ascii="Times New Roman" w:eastAsia="Times New Roman" w:hAnsi="Times New Roman" w:cs="Times New Roman"/>
          <w:color w:val="000000"/>
          <w:kern w:val="0"/>
          <w14:ligatures w14:val="none"/>
        </w:rPr>
      </w:pPr>
    </w:p>
    <w:p w14:paraId="6E95B350" w14:textId="77777777" w:rsidR="00B21BB2" w:rsidRDefault="00B21BB2" w:rsidP="002C1CA1">
      <w:pPr>
        <w:spacing w:before="100" w:beforeAutospacing="1" w:after="100" w:afterAutospacing="1"/>
        <w:rPr>
          <w:rFonts w:ascii="Times New Roman" w:eastAsia="Times New Roman" w:hAnsi="Times New Roman" w:cs="Times New Roman"/>
          <w:color w:val="000000"/>
          <w:kern w:val="0"/>
          <w14:ligatures w14:val="none"/>
        </w:rPr>
      </w:pPr>
    </w:p>
    <w:p w14:paraId="0AB2012F" w14:textId="77777777" w:rsidR="00B21BB2" w:rsidRPr="00ED59A9" w:rsidRDefault="00B21BB2" w:rsidP="002C1CA1">
      <w:pPr>
        <w:spacing w:before="100" w:beforeAutospacing="1" w:after="100" w:afterAutospacing="1"/>
        <w:rPr>
          <w:rFonts w:ascii="Times New Roman" w:eastAsia="Times New Roman" w:hAnsi="Times New Roman" w:cs="Times New Roman"/>
          <w:color w:val="000000"/>
          <w:kern w:val="0"/>
          <w14:ligatures w14:val="none"/>
        </w:rPr>
      </w:pPr>
    </w:p>
    <w:p w14:paraId="22F06760" w14:textId="1EACDC2D" w:rsidR="00ED59A9" w:rsidRPr="00ED59A9" w:rsidRDefault="00ED59A9" w:rsidP="00D44446">
      <w:pPr>
        <w:pStyle w:val="Heading2"/>
      </w:pPr>
      <w:r w:rsidRPr="00ED59A9">
        <w:t>Model Calibration</w:t>
      </w:r>
    </w:p>
    <w:p w14:paraId="47C51259" w14:textId="77777777" w:rsidR="004C5660" w:rsidRDefault="004C5660" w:rsidP="004C5660">
      <w:pPr>
        <w:pStyle w:val="NormalWeb"/>
        <w:rPr>
          <w:color w:val="000000"/>
        </w:rPr>
      </w:pPr>
      <w:r>
        <w:rPr>
          <w:color w:val="000000"/>
        </w:rPr>
        <w:t>Calibration of the wildfire evacuation model was central to ensuring that the framework accurately represented the diverse behaviors and constraints observed in Los Angeles County. The process involved systematically integrating empirical insights from interviews, surveys, YouTube testimonies, and social media analyses into the model’s behavioral parameters, refining each of the sub-models, and applying probabilistic inference techniques to account for uncertainty.</w:t>
      </w:r>
    </w:p>
    <w:p w14:paraId="6E5DBAC5" w14:textId="77777777" w:rsidR="004C5660" w:rsidRDefault="004C5660" w:rsidP="004C5660">
      <w:pPr>
        <w:pStyle w:val="NormalWeb"/>
        <w:rPr>
          <w:color w:val="000000"/>
        </w:rPr>
      </w:pPr>
      <w:r>
        <w:rPr>
          <w:color w:val="000000"/>
        </w:rPr>
        <w:t>Community-derived insights were embedded directly into the</w:t>
      </w:r>
      <w:r>
        <w:rPr>
          <w:rStyle w:val="apple-converted-space"/>
          <w:color w:val="000000"/>
        </w:rPr>
        <w:t> </w:t>
      </w:r>
      <w:r>
        <w:rPr>
          <w:rStyle w:val="Strong"/>
          <w:color w:val="000000"/>
        </w:rPr>
        <w:t>human behavior sub-model</w:t>
      </w:r>
      <w:r>
        <w:rPr>
          <w:color w:val="000000"/>
        </w:rPr>
        <w:t>. Parameters such as departure delays, likelihood of compliance with evacuation orders, probability of shadow evacuation, and the influence of communication breakdowns were recalibrated based on both structured survey data and unstructured digital narratives. This allowed the model to capture heterogeneity across communities, from resource-rich households with early readiness to vulnerable populations facing logistical or financial barriers.</w:t>
      </w:r>
    </w:p>
    <w:p w14:paraId="1CD2FAA0" w14:textId="77777777" w:rsidR="004C5660" w:rsidRDefault="004C5660" w:rsidP="004C5660">
      <w:pPr>
        <w:pStyle w:val="NormalWeb"/>
        <w:rPr>
          <w:color w:val="000000"/>
        </w:rPr>
      </w:pPr>
      <w:r>
        <w:rPr>
          <w:color w:val="000000"/>
        </w:rPr>
        <w:t>The</w:t>
      </w:r>
      <w:r>
        <w:rPr>
          <w:rStyle w:val="apple-converted-space"/>
          <w:color w:val="000000"/>
        </w:rPr>
        <w:t> </w:t>
      </w:r>
      <w:r>
        <w:rPr>
          <w:rStyle w:val="Strong"/>
          <w:color w:val="000000"/>
        </w:rPr>
        <w:t>traffic simulation sub-model</w:t>
      </w:r>
      <w:r>
        <w:rPr>
          <w:rStyle w:val="apple-converted-space"/>
          <w:color w:val="000000"/>
        </w:rPr>
        <w:t> </w:t>
      </w:r>
      <w:r>
        <w:rPr>
          <w:color w:val="000000"/>
        </w:rPr>
        <w:t>was refined using updated congestion data from the Palisades and Eaton Fires. Road networks were reconstructed using GIS and OpenStreetMap datasets, while empirical reports of gridlock and blocked exits were incorporated to improve representation of bottlenecks. The calibration process adjusted travel time functions to reflect nonlinear congestion growth under staggered departures and late evacuations, aligning predicted evacuation times more closely with observed outcomes.</w:t>
      </w:r>
    </w:p>
    <w:p w14:paraId="64E584B2" w14:textId="77777777" w:rsidR="004C5660" w:rsidRDefault="004C5660" w:rsidP="004C5660">
      <w:pPr>
        <w:pStyle w:val="NormalWeb"/>
        <w:rPr>
          <w:color w:val="000000"/>
        </w:rPr>
      </w:pPr>
      <w:r>
        <w:rPr>
          <w:color w:val="000000"/>
        </w:rPr>
        <w:t>The</w:t>
      </w:r>
      <w:r>
        <w:rPr>
          <w:rStyle w:val="apple-converted-space"/>
          <w:color w:val="000000"/>
        </w:rPr>
        <w:t> </w:t>
      </w:r>
      <w:r>
        <w:rPr>
          <w:rStyle w:val="Strong"/>
          <w:color w:val="000000"/>
        </w:rPr>
        <w:t>fire dynamics sub-model</w:t>
      </w:r>
      <w:r>
        <w:rPr>
          <w:rStyle w:val="apple-converted-space"/>
          <w:color w:val="000000"/>
        </w:rPr>
        <w:t> </w:t>
      </w:r>
      <w:r>
        <w:rPr>
          <w:color w:val="000000"/>
        </w:rPr>
        <w:t xml:space="preserve">was updated with localized environmental data, including wind patterns, fuel loads, and topography specific to Los Angeles County fire zones. These </w:t>
      </w:r>
      <w:r>
        <w:rPr>
          <w:color w:val="000000"/>
        </w:rPr>
        <w:lastRenderedPageBreak/>
        <w:t>refinements ensured that fire progression estimates provided realistic time windows for Required Safe Egress Time (RSET) and Available Safe Egress Time (ASET), which directly influence evacuation feasibility.</w:t>
      </w:r>
    </w:p>
    <w:p w14:paraId="54207FD2" w14:textId="77777777" w:rsidR="004C5660" w:rsidRDefault="004C5660" w:rsidP="004C5660">
      <w:pPr>
        <w:pStyle w:val="NormalWeb"/>
        <w:rPr>
          <w:color w:val="000000"/>
        </w:rPr>
      </w:pPr>
      <w:r>
        <w:rPr>
          <w:color w:val="000000"/>
        </w:rPr>
        <w:t>At the core of the integrated framework, a</w:t>
      </w:r>
      <w:r>
        <w:rPr>
          <w:rStyle w:val="apple-converted-space"/>
          <w:color w:val="000000"/>
        </w:rPr>
        <w:t> </w:t>
      </w:r>
      <w:r>
        <w:rPr>
          <w:rStyle w:val="Strong"/>
          <w:color w:val="000000"/>
        </w:rPr>
        <w:t>Bayesian network architecture</w:t>
      </w:r>
      <w:r>
        <w:rPr>
          <w:rStyle w:val="apple-converted-space"/>
          <w:color w:val="000000"/>
        </w:rPr>
        <w:t> </w:t>
      </w:r>
      <w:r>
        <w:rPr>
          <w:color w:val="000000"/>
        </w:rPr>
        <w:t>was employed to combine the fire dynamics, human behavior, and traffic sub-models. This probabilistic approach allowed for scenario-based inference under uncertainty, capturing the joint influence of communication delays, demographic variability, and road congestion on evacuation outcomes. Bayesian updating techniques incorporated both prior knowledge and new data, enabling the calibrated model to adapt dynamically as additional observations were included.</w:t>
      </w:r>
    </w:p>
    <w:p w14:paraId="7DD48F59" w14:textId="77777777" w:rsidR="004C5660" w:rsidRDefault="004C5660" w:rsidP="004C5660">
      <w:pPr>
        <w:pStyle w:val="NormalWeb"/>
        <w:rPr>
          <w:color w:val="000000"/>
        </w:rPr>
      </w:pPr>
      <w:r>
        <w:rPr>
          <w:color w:val="000000"/>
        </w:rPr>
        <w:t>The outcome of this calibration process was a robust evacuation model tailored to Los Angeles County conditions. By grounding behavioral parameters in community data, refining the representation of traffic and fire spread, and employing a Bayesian network for probabilistic reasoning, the model now produces more accurate, context-specific predictions of evacuation performance. This improved fidelity provides emergency managers with a reliable tool for planning and evaluating evacuation strategies under diverse wildfire scenarios.</w:t>
      </w:r>
    </w:p>
    <w:p w14:paraId="12D86429" w14:textId="77777777" w:rsidR="00B21BB2" w:rsidRDefault="00B21BB2" w:rsidP="004C5660">
      <w:pPr>
        <w:pStyle w:val="NormalWeb"/>
        <w:rPr>
          <w:color w:val="000000"/>
        </w:rPr>
      </w:pPr>
    </w:p>
    <w:p w14:paraId="79871BA5" w14:textId="2A4FFEBC" w:rsidR="00ED59A9" w:rsidRPr="00ED59A9" w:rsidRDefault="00ED59A9" w:rsidP="00D44446">
      <w:pPr>
        <w:pStyle w:val="Heading2"/>
      </w:pPr>
      <w:r w:rsidRPr="00ED59A9">
        <w:t>Model Validation</w:t>
      </w:r>
    </w:p>
    <w:p w14:paraId="52FF8945" w14:textId="77777777" w:rsidR="000B3BDF" w:rsidRDefault="000B3BDF" w:rsidP="000B3BDF">
      <w:pPr>
        <w:pStyle w:val="NormalWeb"/>
        <w:rPr>
          <w:color w:val="000000"/>
        </w:rPr>
      </w:pPr>
      <w:r>
        <w:rPr>
          <w:color w:val="000000"/>
        </w:rPr>
        <w:t>Following calibration, the wildfire evacuation model was rigorously validated against observed outcomes from recent Los Angeles County fire events, specifically the Palisades and Eaton Fires. The validation process ensured that the model not only aligned with theoretical assumptions but also reproduced real-world evacuation behaviors, timelines, and bottlenecks documented during these incidents.</w:t>
      </w:r>
    </w:p>
    <w:p w14:paraId="3041F635" w14:textId="77777777" w:rsidR="000B3BDF" w:rsidRDefault="000B3BDF" w:rsidP="000B3BDF">
      <w:pPr>
        <w:pStyle w:val="NormalWeb"/>
        <w:rPr>
          <w:color w:val="000000"/>
        </w:rPr>
      </w:pPr>
      <w:r>
        <w:rPr>
          <w:color w:val="000000"/>
        </w:rPr>
        <w:t>Validation relied on three complementary benchmarks. First,</w:t>
      </w:r>
      <w:r>
        <w:rPr>
          <w:rStyle w:val="apple-converted-space"/>
          <w:color w:val="000000"/>
        </w:rPr>
        <w:t> </w:t>
      </w:r>
      <w:r>
        <w:rPr>
          <w:rStyle w:val="Strong"/>
          <w:color w:val="000000"/>
        </w:rPr>
        <w:t>Required Safe Egress Time (RSET)</w:t>
      </w:r>
      <w:r>
        <w:rPr>
          <w:rStyle w:val="apple-converted-space"/>
          <w:color w:val="000000"/>
        </w:rPr>
        <w:t> </w:t>
      </w:r>
      <w:r>
        <w:rPr>
          <w:color w:val="000000"/>
        </w:rPr>
        <w:t>and</w:t>
      </w:r>
      <w:r>
        <w:rPr>
          <w:rStyle w:val="apple-converted-space"/>
          <w:color w:val="000000"/>
        </w:rPr>
        <w:t> </w:t>
      </w:r>
      <w:r>
        <w:rPr>
          <w:rStyle w:val="Strong"/>
          <w:color w:val="000000"/>
        </w:rPr>
        <w:t>Available Safe Egress Time (ASET)</w:t>
      </w:r>
      <w:r>
        <w:rPr>
          <w:rStyle w:val="apple-converted-space"/>
          <w:color w:val="000000"/>
        </w:rPr>
        <w:t> </w:t>
      </w:r>
      <w:r>
        <w:rPr>
          <w:color w:val="000000"/>
        </w:rPr>
        <w:t>were compared to verify whether predicted windows for safe evacuation corresponded to actual conditions on the ground. Second, the model’s</w:t>
      </w:r>
      <w:r>
        <w:rPr>
          <w:rStyle w:val="apple-converted-space"/>
          <w:color w:val="000000"/>
        </w:rPr>
        <w:t> </w:t>
      </w:r>
      <w:r>
        <w:rPr>
          <w:rStyle w:val="Strong"/>
          <w:color w:val="000000"/>
        </w:rPr>
        <w:t>traffic simulation outputs</w:t>
      </w:r>
      <w:r>
        <w:rPr>
          <w:rStyle w:val="apple-converted-space"/>
          <w:color w:val="000000"/>
        </w:rPr>
        <w:t> </w:t>
      </w:r>
      <w:r>
        <w:rPr>
          <w:color w:val="000000"/>
        </w:rPr>
        <w:t>were evaluated against community-reported and media-documented congestion hotspots, such as blocked arterials and bottlenecked intersections. Third, the</w:t>
      </w:r>
      <w:r>
        <w:rPr>
          <w:rStyle w:val="apple-converted-space"/>
          <w:color w:val="000000"/>
        </w:rPr>
        <w:t> </w:t>
      </w:r>
      <w:r>
        <w:rPr>
          <w:rStyle w:val="Strong"/>
          <w:color w:val="000000"/>
        </w:rPr>
        <w:t>temporal sequencing of departures</w:t>
      </w:r>
      <w:r>
        <w:rPr>
          <w:rStyle w:val="apple-converted-space"/>
          <w:color w:val="000000"/>
        </w:rPr>
        <w:t> </w:t>
      </w:r>
      <w:r>
        <w:rPr>
          <w:color w:val="000000"/>
        </w:rPr>
        <w:t>was compared with observed evacuation completion times and staggered departure patterns reported in interviews, surveys, and digital testimonies.</w:t>
      </w:r>
    </w:p>
    <w:p w14:paraId="6D8F166F" w14:textId="77777777" w:rsidR="000B3BDF" w:rsidRDefault="000B3BDF" w:rsidP="000B3BDF">
      <w:pPr>
        <w:pStyle w:val="NormalWeb"/>
        <w:rPr>
          <w:color w:val="000000"/>
        </w:rPr>
      </w:pPr>
      <w:r>
        <w:rPr>
          <w:color w:val="000000"/>
        </w:rPr>
        <w:t>The calibrated model consistently outperformed the baseline version. RSET and ASET estimates demonstrated close alignment with actual evacuation outcomes, with deviations reduced to within operationally acceptable margins. Traffic simulations successfully reproduced congestion observed in both the Pacific Palisades and Altadena/Eaton areas, accurately reflecting how resource availability, communication delays, and shadow evacuations influenced roadway conditions. Importantly, the model captured heterogeneity in departure distributions, correctly representing early evacuations among well-prepared households alongside multi-hour delays caused by alert failures or logistical barriers.</w:t>
      </w:r>
    </w:p>
    <w:p w14:paraId="255C8F98" w14:textId="77777777" w:rsidR="000B3BDF" w:rsidRDefault="000B3BDF" w:rsidP="000B3BDF">
      <w:pPr>
        <w:pStyle w:val="NormalWeb"/>
        <w:rPr>
          <w:color w:val="000000"/>
        </w:rPr>
      </w:pPr>
      <w:r>
        <w:rPr>
          <w:color w:val="000000"/>
        </w:rPr>
        <w:lastRenderedPageBreak/>
        <w:t>Cross-validation further strengthened reliability. Outputs from the model were compared with independent sources, including broadcast transcripts, investigative reports, and local agency documentation. This triangulation confirmed that systemic issues—such as wireless alert delays leading to multi-hour departures—were accurately reproduced by the model. The Bayesian network’s probabilistic structure proved especially effective in capturing uncertainty, producing scenario distributions rather than single deterministic outcomes.</w:t>
      </w:r>
    </w:p>
    <w:p w14:paraId="6AFD8A04" w14:textId="77777777" w:rsidR="000B3BDF" w:rsidRDefault="000B3BDF" w:rsidP="000B3BDF">
      <w:pPr>
        <w:pStyle w:val="NormalWeb"/>
        <w:rPr>
          <w:color w:val="000000"/>
        </w:rPr>
      </w:pPr>
      <w:r>
        <w:rPr>
          <w:color w:val="000000"/>
        </w:rPr>
        <w:t>The validation process demonstrated that the model is both robust and adaptable. It can replicate the complexity of wildfire evacuations across communities with differing socioeconomic, geographic, and infrastructural conditions. The strong alignment between predicted and observed outcomes confirms that the model is ready for operational use in scenario testing, contingency planning, and decision-support applications for emergency managers in Los Angeles County.</w:t>
      </w:r>
    </w:p>
    <w:p w14:paraId="43478564" w14:textId="5451145B" w:rsidR="00ED59A9" w:rsidRDefault="00ED59A9" w:rsidP="000B3BDF">
      <w:pPr>
        <w:spacing w:before="100" w:beforeAutospacing="1" w:after="100" w:afterAutospacing="1"/>
        <w:rPr>
          <w:rFonts w:ascii="Times New Roman" w:eastAsia="Times New Roman" w:hAnsi="Times New Roman" w:cs="Times New Roman"/>
          <w:color w:val="000000"/>
          <w:kern w:val="0"/>
          <w14:ligatures w14:val="none"/>
        </w:rPr>
      </w:pPr>
    </w:p>
    <w:p w14:paraId="52B47480" w14:textId="77777777" w:rsidR="00AE3C97" w:rsidRPr="00ED59A9" w:rsidRDefault="00AE3C97" w:rsidP="000B3BDF">
      <w:pPr>
        <w:spacing w:before="100" w:beforeAutospacing="1" w:after="100" w:afterAutospacing="1"/>
        <w:rPr>
          <w:rFonts w:ascii="Times New Roman" w:eastAsia="Times New Roman" w:hAnsi="Times New Roman" w:cs="Times New Roman"/>
          <w:color w:val="000000"/>
          <w:kern w:val="0"/>
          <w14:ligatures w14:val="none"/>
        </w:rPr>
      </w:pPr>
    </w:p>
    <w:p w14:paraId="29D51FAD" w14:textId="061CC9D3" w:rsidR="00ED59A9" w:rsidRDefault="00ED59A9" w:rsidP="00D44446">
      <w:pPr>
        <w:pStyle w:val="Heading1"/>
      </w:pPr>
      <w:r w:rsidRPr="00ED59A9">
        <w:t>Results and Deliverables</w:t>
      </w:r>
    </w:p>
    <w:p w14:paraId="0F45E613" w14:textId="77777777" w:rsidR="00D71CF1" w:rsidRDefault="00D71CF1" w:rsidP="00D71CF1">
      <w:pPr>
        <w:pStyle w:val="NormalWeb"/>
        <w:rPr>
          <w:color w:val="000000"/>
        </w:rPr>
      </w:pPr>
      <w:r>
        <w:rPr>
          <w:color w:val="000000"/>
        </w:rPr>
        <w:t>The project produced a set of concrete scientific, technical, and operational outputs that together advance wildfire evacuation planning for Los Angeles County. These deliverables encompass both datasets and modeling tools, as well as practical guidance for emergency managers and policymakers.</w:t>
      </w:r>
    </w:p>
    <w:p w14:paraId="07983069" w14:textId="77777777" w:rsidR="00D71CF1" w:rsidRDefault="00D71CF1" w:rsidP="00D71CF1">
      <w:pPr>
        <w:pStyle w:val="NormalWeb"/>
        <w:rPr>
          <w:color w:val="000000"/>
        </w:rPr>
      </w:pPr>
      <w:r>
        <w:rPr>
          <w:rStyle w:val="Strong"/>
          <w:color w:val="000000"/>
        </w:rPr>
        <w:t>Behavioral Datasets</w:t>
      </w:r>
    </w:p>
    <w:p w14:paraId="7485E6E3" w14:textId="77777777" w:rsidR="00D71CF1" w:rsidRDefault="00D71CF1" w:rsidP="00D71CF1">
      <w:pPr>
        <w:pStyle w:val="NormalWeb"/>
        <w:numPr>
          <w:ilvl w:val="0"/>
          <w:numId w:val="24"/>
        </w:numPr>
        <w:rPr>
          <w:color w:val="000000"/>
        </w:rPr>
      </w:pPr>
      <w:r>
        <w:rPr>
          <w:color w:val="000000"/>
        </w:rPr>
        <w:t>A structured, anonymized dataset from community interviews and surveys in the Palisades and Eaton fire-affected areas. This dataset includes departure times, decision-making triggers, communication effectiveness, route choices, and barriers to evacuation.</w:t>
      </w:r>
    </w:p>
    <w:p w14:paraId="4FF77BE3" w14:textId="77777777" w:rsidR="00D71CF1" w:rsidRDefault="00D71CF1" w:rsidP="00D71CF1">
      <w:pPr>
        <w:pStyle w:val="NormalWeb"/>
        <w:numPr>
          <w:ilvl w:val="0"/>
          <w:numId w:val="24"/>
        </w:numPr>
        <w:rPr>
          <w:color w:val="000000"/>
        </w:rPr>
      </w:pPr>
      <w:r>
        <w:rPr>
          <w:color w:val="000000"/>
        </w:rPr>
        <w:t>A cleaned and coded YouTube-based dataset of household-level evacuation testimonies, compiled into a traceable Excel appendix with categorical classifications of delay factors and quantified time ranges.</w:t>
      </w:r>
    </w:p>
    <w:p w14:paraId="6458A32E" w14:textId="77777777" w:rsidR="00D71CF1" w:rsidRDefault="00D71CF1" w:rsidP="00D71CF1">
      <w:pPr>
        <w:pStyle w:val="NormalWeb"/>
        <w:numPr>
          <w:ilvl w:val="0"/>
          <w:numId w:val="24"/>
        </w:numPr>
        <w:rPr>
          <w:color w:val="000000"/>
        </w:rPr>
      </w:pPr>
      <w:r>
        <w:rPr>
          <w:color w:val="000000"/>
        </w:rPr>
        <w:t>A large-scale text-mined database of Twitter posts, providing population-level insights into emergent behaviors such as shadow evacuations, distrust in alerts, and congestion reporting.</w:t>
      </w:r>
    </w:p>
    <w:p w14:paraId="3779153F" w14:textId="77777777" w:rsidR="00D71CF1" w:rsidRDefault="00D71CF1" w:rsidP="00D71CF1">
      <w:pPr>
        <w:pStyle w:val="NormalWeb"/>
        <w:numPr>
          <w:ilvl w:val="0"/>
          <w:numId w:val="24"/>
        </w:numPr>
        <w:rPr>
          <w:color w:val="000000"/>
        </w:rPr>
      </w:pPr>
      <w:r>
        <w:rPr>
          <w:color w:val="000000"/>
        </w:rPr>
        <w:t>Integration of all behavioral sources into a harmonized evidence base, enabling calibration of the human behavior sub-model with unprecedented depth and representativeness.</w:t>
      </w:r>
    </w:p>
    <w:p w14:paraId="3B30DD31" w14:textId="77777777" w:rsidR="00D71CF1" w:rsidRDefault="00D71CF1" w:rsidP="00D71CF1">
      <w:pPr>
        <w:pStyle w:val="NormalWeb"/>
        <w:rPr>
          <w:color w:val="000000"/>
        </w:rPr>
      </w:pPr>
      <w:r>
        <w:rPr>
          <w:rStyle w:val="Strong"/>
          <w:color w:val="000000"/>
        </w:rPr>
        <w:t>Calibrated and Validated Evacuation Model</w:t>
      </w:r>
    </w:p>
    <w:p w14:paraId="5CA26954" w14:textId="77777777" w:rsidR="00D71CF1" w:rsidRDefault="00D71CF1" w:rsidP="00D71CF1">
      <w:pPr>
        <w:pStyle w:val="NormalWeb"/>
        <w:numPr>
          <w:ilvl w:val="0"/>
          <w:numId w:val="25"/>
        </w:numPr>
        <w:rPr>
          <w:color w:val="000000"/>
        </w:rPr>
      </w:pPr>
      <w:r>
        <w:rPr>
          <w:color w:val="000000"/>
        </w:rPr>
        <w:t>A fully recalibrated wildfire evacuation model tailored to Los Angeles County conditions, integrating fire dynamics, traffic simulation, and human behavior sub-models within a Bayesian agent-based framework.</w:t>
      </w:r>
    </w:p>
    <w:p w14:paraId="5DAFB51F" w14:textId="77777777" w:rsidR="00D71CF1" w:rsidRDefault="00D71CF1" w:rsidP="00D71CF1">
      <w:pPr>
        <w:pStyle w:val="NormalWeb"/>
        <w:numPr>
          <w:ilvl w:val="0"/>
          <w:numId w:val="25"/>
        </w:numPr>
        <w:rPr>
          <w:color w:val="000000"/>
        </w:rPr>
      </w:pPr>
      <w:r>
        <w:rPr>
          <w:color w:val="000000"/>
        </w:rPr>
        <w:t>Refinement of traffic simulation functions to incorporate observed congestion data from the Palisades and Eaton Fires, improving prediction of bottlenecks and travel times.</w:t>
      </w:r>
    </w:p>
    <w:p w14:paraId="38C45EE6" w14:textId="77777777" w:rsidR="00D71CF1" w:rsidRDefault="00D71CF1" w:rsidP="00D71CF1">
      <w:pPr>
        <w:pStyle w:val="NormalWeb"/>
        <w:numPr>
          <w:ilvl w:val="0"/>
          <w:numId w:val="25"/>
        </w:numPr>
        <w:rPr>
          <w:color w:val="000000"/>
        </w:rPr>
      </w:pPr>
      <w:r>
        <w:rPr>
          <w:color w:val="000000"/>
        </w:rPr>
        <w:lastRenderedPageBreak/>
        <w:t>Updated fire dynamics modules with localized environmental parameters, providing accurate Required Safe Egress Time (RSET) and Available Safe Egress Time (ASET) estimates.</w:t>
      </w:r>
    </w:p>
    <w:p w14:paraId="607961F6" w14:textId="77777777" w:rsidR="00D71CF1" w:rsidRDefault="00D71CF1" w:rsidP="00D71CF1">
      <w:pPr>
        <w:pStyle w:val="NormalWeb"/>
        <w:numPr>
          <w:ilvl w:val="0"/>
          <w:numId w:val="25"/>
        </w:numPr>
        <w:rPr>
          <w:color w:val="000000"/>
        </w:rPr>
      </w:pPr>
      <w:r>
        <w:rPr>
          <w:color w:val="000000"/>
        </w:rPr>
        <w:t>Probabilistic inference capabilities validated against real-world outcomes, enabling robust scenario testing under uncertainty.</w:t>
      </w:r>
    </w:p>
    <w:p w14:paraId="2BB0145A" w14:textId="77777777" w:rsidR="00D71CF1" w:rsidRDefault="00D71CF1" w:rsidP="00D71CF1">
      <w:pPr>
        <w:pStyle w:val="NormalWeb"/>
        <w:rPr>
          <w:color w:val="000000"/>
        </w:rPr>
      </w:pPr>
      <w:r>
        <w:rPr>
          <w:rStyle w:val="Strong"/>
          <w:color w:val="000000"/>
        </w:rPr>
        <w:t>Validation Evidence</w:t>
      </w:r>
    </w:p>
    <w:p w14:paraId="1D098F73" w14:textId="77777777" w:rsidR="00D71CF1" w:rsidRDefault="00D71CF1" w:rsidP="00D71CF1">
      <w:pPr>
        <w:pStyle w:val="NormalWeb"/>
        <w:numPr>
          <w:ilvl w:val="0"/>
          <w:numId w:val="26"/>
        </w:numPr>
        <w:rPr>
          <w:color w:val="000000"/>
        </w:rPr>
      </w:pPr>
      <w:r>
        <w:rPr>
          <w:color w:val="000000"/>
        </w:rPr>
        <w:t>Demonstrated alignment between model predictions and observed evacuation outcomes, including close correspondence in RSET/ASET estimates, congestion hotspot reproduction, and departure distributions.</w:t>
      </w:r>
    </w:p>
    <w:p w14:paraId="12D0DE96" w14:textId="77777777" w:rsidR="00D71CF1" w:rsidRDefault="00D71CF1" w:rsidP="00D71CF1">
      <w:pPr>
        <w:pStyle w:val="NormalWeb"/>
        <w:numPr>
          <w:ilvl w:val="0"/>
          <w:numId w:val="26"/>
        </w:numPr>
        <w:rPr>
          <w:color w:val="000000"/>
        </w:rPr>
      </w:pPr>
      <w:r>
        <w:rPr>
          <w:color w:val="000000"/>
        </w:rPr>
        <w:t>External cross-validation with broadcast media, investigative reports, and official documentation confirming that systemic issues (e.g., wireless alert delays) were faithfully captured by the model.</w:t>
      </w:r>
    </w:p>
    <w:p w14:paraId="71F7CF9F" w14:textId="77777777" w:rsidR="00D71CF1" w:rsidRDefault="00D71CF1" w:rsidP="00D71CF1">
      <w:pPr>
        <w:pStyle w:val="NormalWeb"/>
        <w:rPr>
          <w:color w:val="000000"/>
        </w:rPr>
      </w:pPr>
      <w:r>
        <w:rPr>
          <w:rStyle w:val="Strong"/>
          <w:color w:val="000000"/>
        </w:rPr>
        <w:t>Technical Documentation and Analytical Outputs</w:t>
      </w:r>
    </w:p>
    <w:p w14:paraId="4AE4EA44" w14:textId="77777777" w:rsidR="00D71CF1" w:rsidRDefault="00D71CF1" w:rsidP="00D71CF1">
      <w:pPr>
        <w:pStyle w:val="NormalWeb"/>
        <w:numPr>
          <w:ilvl w:val="0"/>
          <w:numId w:val="27"/>
        </w:numPr>
        <w:rPr>
          <w:color w:val="000000"/>
        </w:rPr>
      </w:pPr>
      <w:r>
        <w:rPr>
          <w:color w:val="000000"/>
        </w:rPr>
        <w:t>A full technical report documenting methodology, coding frameworks, calibration procedures, and validation metrics.</w:t>
      </w:r>
    </w:p>
    <w:p w14:paraId="4AFC14EF" w14:textId="77777777" w:rsidR="00D71CF1" w:rsidRDefault="00D71CF1" w:rsidP="00D71CF1">
      <w:pPr>
        <w:pStyle w:val="NormalWeb"/>
        <w:numPr>
          <w:ilvl w:val="0"/>
          <w:numId w:val="27"/>
        </w:numPr>
        <w:rPr>
          <w:color w:val="000000"/>
        </w:rPr>
      </w:pPr>
      <w:r>
        <w:rPr>
          <w:color w:val="000000"/>
        </w:rPr>
        <w:t>A cleaned categorical summary table of evacuation delays, illustrating the range and frequency of traffic, communication, psychological, logistical, and non-evacuation cases.</w:t>
      </w:r>
    </w:p>
    <w:p w14:paraId="43BBF3AF" w14:textId="77777777" w:rsidR="00D71CF1" w:rsidRDefault="00D71CF1" w:rsidP="00D71CF1">
      <w:pPr>
        <w:pStyle w:val="NormalWeb"/>
        <w:numPr>
          <w:ilvl w:val="0"/>
          <w:numId w:val="27"/>
        </w:numPr>
        <w:rPr>
          <w:color w:val="000000"/>
        </w:rPr>
      </w:pPr>
      <w:r>
        <w:rPr>
          <w:color w:val="000000"/>
        </w:rPr>
        <w:t>Appendices including structured datasets, survey instruments, and coding protocols, ensuring transparency and reproducibility.</w:t>
      </w:r>
    </w:p>
    <w:p w14:paraId="1C8058C4" w14:textId="77777777" w:rsidR="00D71CF1" w:rsidRDefault="00D71CF1" w:rsidP="00D71CF1">
      <w:pPr>
        <w:pStyle w:val="NormalWeb"/>
        <w:rPr>
          <w:color w:val="000000"/>
        </w:rPr>
      </w:pPr>
      <w:r>
        <w:rPr>
          <w:rStyle w:val="Strong"/>
          <w:color w:val="000000"/>
        </w:rPr>
        <w:t>Policy and Operational Recommendations</w:t>
      </w:r>
    </w:p>
    <w:p w14:paraId="02DA2907" w14:textId="77777777" w:rsidR="00D71CF1" w:rsidRDefault="00D71CF1" w:rsidP="00D71CF1">
      <w:pPr>
        <w:pStyle w:val="NormalWeb"/>
        <w:numPr>
          <w:ilvl w:val="0"/>
          <w:numId w:val="28"/>
        </w:numPr>
        <w:rPr>
          <w:color w:val="000000"/>
        </w:rPr>
      </w:pPr>
      <w:r>
        <w:rPr>
          <w:color w:val="000000"/>
        </w:rPr>
        <w:t>Evidence-based recommendations for improving emergency communication strategies, including the need for clearer, faster, and multilingual alert dissemination.</w:t>
      </w:r>
    </w:p>
    <w:p w14:paraId="0664B282" w14:textId="77777777" w:rsidR="00D71CF1" w:rsidRDefault="00D71CF1" w:rsidP="00D71CF1">
      <w:pPr>
        <w:pStyle w:val="NormalWeb"/>
        <w:numPr>
          <w:ilvl w:val="0"/>
          <w:numId w:val="28"/>
        </w:numPr>
        <w:rPr>
          <w:color w:val="000000"/>
        </w:rPr>
      </w:pPr>
      <w:r>
        <w:rPr>
          <w:color w:val="000000"/>
        </w:rPr>
        <w:t>Guidance on targeted interventions for vulnerable populations, such as households with limited transportation access, medical dependencies, or financial barriers.</w:t>
      </w:r>
    </w:p>
    <w:p w14:paraId="6020EB36" w14:textId="77777777" w:rsidR="00D71CF1" w:rsidRDefault="00D71CF1" w:rsidP="00D71CF1">
      <w:pPr>
        <w:pStyle w:val="NormalWeb"/>
        <w:numPr>
          <w:ilvl w:val="0"/>
          <w:numId w:val="28"/>
        </w:numPr>
        <w:rPr>
          <w:color w:val="000000"/>
        </w:rPr>
      </w:pPr>
      <w:r>
        <w:rPr>
          <w:color w:val="000000"/>
        </w:rPr>
        <w:t>Insights for traffic management during wildfire evacuations, including strategies for mitigating bottlenecks and coordinating staged departures.</w:t>
      </w:r>
    </w:p>
    <w:p w14:paraId="69EC5A1C" w14:textId="77777777" w:rsidR="00D71CF1" w:rsidRDefault="00D71CF1" w:rsidP="00D71CF1">
      <w:pPr>
        <w:pStyle w:val="NormalWeb"/>
        <w:numPr>
          <w:ilvl w:val="0"/>
          <w:numId w:val="28"/>
        </w:numPr>
        <w:rPr>
          <w:color w:val="000000"/>
        </w:rPr>
      </w:pPr>
      <w:r>
        <w:rPr>
          <w:color w:val="000000"/>
        </w:rPr>
        <w:t>Recommendations for incorporating shadow evacuation behavior into planning assumptions, recognizing its significant impact on road congestion.</w:t>
      </w:r>
    </w:p>
    <w:p w14:paraId="785DF006" w14:textId="539F04AF" w:rsidR="00D71CF1" w:rsidRPr="00ED599F" w:rsidRDefault="00D71CF1" w:rsidP="00ED599F">
      <w:pPr>
        <w:pStyle w:val="NormalWeb"/>
        <w:rPr>
          <w:color w:val="000000"/>
        </w:rPr>
      </w:pPr>
      <w:r>
        <w:rPr>
          <w:color w:val="000000"/>
        </w:rPr>
        <w:t>Collectively, these deliverables ensure that the project outcomes are not only academically rigorous but also directly actionable. The calibrated and validated evacuation model provides a powerful tool for Los Angeles County emergency managers, while the datasets and policy recommendations strengthen long-term preparedness and resilience in the face of increasingly severe wildfire events.</w:t>
      </w:r>
    </w:p>
    <w:p w14:paraId="7DFF0C46" w14:textId="2C64E390" w:rsidR="00ED59A9" w:rsidRPr="00ED59A9" w:rsidRDefault="00ED59A9" w:rsidP="00626D65">
      <w:pPr>
        <w:pStyle w:val="Heading1"/>
      </w:pPr>
      <w:r w:rsidRPr="00ED59A9">
        <w:t>Impact and Public Benefit</w:t>
      </w:r>
    </w:p>
    <w:p w14:paraId="014807B7" w14:textId="77777777" w:rsidR="00302A16" w:rsidRDefault="00302A16" w:rsidP="00302A16">
      <w:pPr>
        <w:pStyle w:val="NormalWeb"/>
        <w:rPr>
          <w:color w:val="000000"/>
        </w:rPr>
      </w:pPr>
      <w:r>
        <w:rPr>
          <w:color w:val="000000"/>
        </w:rPr>
        <w:t>The most direct impact of this project lies in Los Angeles County, where the calibrated and validated evacuation model is now capable of producing actionable, context-specific predictions. Emergency managers can use the model to:</w:t>
      </w:r>
    </w:p>
    <w:p w14:paraId="435CA3A7" w14:textId="77777777" w:rsidR="00302A16" w:rsidRDefault="00302A16" w:rsidP="00302A16">
      <w:pPr>
        <w:pStyle w:val="NormalWeb"/>
        <w:numPr>
          <w:ilvl w:val="0"/>
          <w:numId w:val="29"/>
        </w:numPr>
        <w:rPr>
          <w:color w:val="000000"/>
        </w:rPr>
      </w:pPr>
      <w:r>
        <w:rPr>
          <w:rStyle w:val="Strong"/>
          <w:color w:val="000000"/>
        </w:rPr>
        <w:lastRenderedPageBreak/>
        <w:t>Improve evacuation efficiency</w:t>
      </w:r>
      <w:r>
        <w:rPr>
          <w:rStyle w:val="apple-converted-space"/>
          <w:color w:val="000000"/>
        </w:rPr>
        <w:t> </w:t>
      </w:r>
      <w:r>
        <w:rPr>
          <w:color w:val="000000"/>
        </w:rPr>
        <w:t>by simulating different communication strategies and traffic management interventions, thereby reducing delays and congestion.</w:t>
      </w:r>
    </w:p>
    <w:p w14:paraId="53FF0749" w14:textId="77777777" w:rsidR="00302A16" w:rsidRDefault="00302A16" w:rsidP="00302A16">
      <w:pPr>
        <w:pStyle w:val="NormalWeb"/>
        <w:numPr>
          <w:ilvl w:val="0"/>
          <w:numId w:val="29"/>
        </w:numPr>
        <w:rPr>
          <w:color w:val="000000"/>
        </w:rPr>
      </w:pPr>
      <w:r>
        <w:rPr>
          <w:rStyle w:val="Strong"/>
          <w:color w:val="000000"/>
        </w:rPr>
        <w:t>Enhance public safety</w:t>
      </w:r>
      <w:r>
        <w:rPr>
          <w:rStyle w:val="apple-converted-space"/>
          <w:color w:val="000000"/>
        </w:rPr>
        <w:t> </w:t>
      </w:r>
      <w:r>
        <w:rPr>
          <w:color w:val="000000"/>
        </w:rPr>
        <w:t>through more accurate estimates of Required Safe Egress Time (RSET) and Available Safe Egress Time (ASET), ensuring that evacuation orders are issued in time to protect lives.</w:t>
      </w:r>
    </w:p>
    <w:p w14:paraId="79C75F65" w14:textId="77777777" w:rsidR="00302A16" w:rsidRDefault="00302A16" w:rsidP="00302A16">
      <w:pPr>
        <w:pStyle w:val="NormalWeb"/>
        <w:numPr>
          <w:ilvl w:val="0"/>
          <w:numId w:val="29"/>
        </w:numPr>
        <w:rPr>
          <w:color w:val="000000"/>
        </w:rPr>
      </w:pPr>
      <w:r>
        <w:rPr>
          <w:rStyle w:val="Strong"/>
          <w:color w:val="000000"/>
        </w:rPr>
        <w:t>Strengthen community resilience</w:t>
      </w:r>
      <w:r>
        <w:rPr>
          <w:rStyle w:val="apple-converted-space"/>
          <w:color w:val="000000"/>
        </w:rPr>
        <w:t> </w:t>
      </w:r>
      <w:r>
        <w:rPr>
          <w:color w:val="000000"/>
        </w:rPr>
        <w:t>by incorporating behavioral diversity into planning, enabling tailored strategies for resource-rich households and vulnerable populations alike.</w:t>
      </w:r>
    </w:p>
    <w:p w14:paraId="70A3AAC3" w14:textId="77777777" w:rsidR="00302A16" w:rsidRDefault="00302A16" w:rsidP="00302A16">
      <w:pPr>
        <w:pStyle w:val="NormalWeb"/>
        <w:numPr>
          <w:ilvl w:val="0"/>
          <w:numId w:val="29"/>
        </w:numPr>
        <w:rPr>
          <w:color w:val="000000"/>
        </w:rPr>
      </w:pPr>
      <w:r>
        <w:rPr>
          <w:rStyle w:val="Strong"/>
          <w:color w:val="000000"/>
        </w:rPr>
        <w:t>Support evidence-based decision-making</w:t>
      </w:r>
      <w:r>
        <w:rPr>
          <w:rStyle w:val="apple-converted-space"/>
          <w:color w:val="000000"/>
        </w:rPr>
        <w:t> </w:t>
      </w:r>
      <w:r>
        <w:rPr>
          <w:color w:val="000000"/>
        </w:rPr>
        <w:t>for targeted outreach, particularly to communities facing systemic barriers such as limited mobility, language constraints, or economic hardship.</w:t>
      </w:r>
    </w:p>
    <w:p w14:paraId="51DAEB75" w14:textId="77777777" w:rsidR="00302A16" w:rsidRDefault="00302A16" w:rsidP="00302A16">
      <w:pPr>
        <w:pStyle w:val="NormalWeb"/>
        <w:rPr>
          <w:color w:val="000000"/>
        </w:rPr>
      </w:pPr>
      <w:r>
        <w:rPr>
          <w:color w:val="000000"/>
        </w:rPr>
        <w:t>These outcomes align directly with the County’s ongoing efforts to improve wildfire preparedness and provide a validated scientific tool for operational use.</w:t>
      </w:r>
    </w:p>
    <w:p w14:paraId="5687C1A4" w14:textId="65EA04CB" w:rsidR="00302A16" w:rsidRDefault="00302A16" w:rsidP="00626D65">
      <w:pPr>
        <w:pStyle w:val="Heading2"/>
      </w:pPr>
      <w:r>
        <w:t>Broader National and Global Benefits</w:t>
      </w:r>
    </w:p>
    <w:p w14:paraId="311C9E20" w14:textId="77777777" w:rsidR="00302A16" w:rsidRDefault="00302A16" w:rsidP="00302A16">
      <w:pPr>
        <w:pStyle w:val="NormalWeb"/>
        <w:rPr>
          <w:color w:val="000000"/>
        </w:rPr>
      </w:pPr>
      <w:r>
        <w:rPr>
          <w:color w:val="000000"/>
        </w:rPr>
        <w:t>Beyond Los Angeles County, the methodologies developed in this project provide a transferable framework for wildfire evacuation modeling. At the national level, the calibrated model serves as a</w:t>
      </w:r>
      <w:r>
        <w:rPr>
          <w:rStyle w:val="apple-converted-space"/>
          <w:color w:val="000000"/>
        </w:rPr>
        <w:t> </w:t>
      </w:r>
      <w:r>
        <w:rPr>
          <w:rStyle w:val="Strong"/>
          <w:color w:val="000000"/>
        </w:rPr>
        <w:t>template for wildfire-prone regions across the United States</w:t>
      </w:r>
      <w:r>
        <w:rPr>
          <w:color w:val="000000"/>
        </w:rPr>
        <w:t>, enabling other counties and states to replicate the approach using their own community-specific data. This creates opportunities for shared learning and harmonized best practices in evacuation planning.</w:t>
      </w:r>
    </w:p>
    <w:p w14:paraId="31EAFA88" w14:textId="77777777" w:rsidR="00302A16" w:rsidRDefault="00302A16" w:rsidP="00302A16">
      <w:pPr>
        <w:pStyle w:val="NormalWeb"/>
        <w:rPr>
          <w:color w:val="000000"/>
        </w:rPr>
      </w:pPr>
      <w:r>
        <w:rPr>
          <w:color w:val="000000"/>
        </w:rPr>
        <w:t>At the global level, the integration of AI-driven text mining, community engagement, and Bayesian agent-based modeling represents a methodological advancement that can be applied in wildfire-affected regions such as Australia, Canada, Southern Europe, and South America. These regions face similar challenges of heterogeneous populations, complex terrain, and climate-driven fire intensification. The approach developed here demonstrates how combining local testimony with advanced modeling can yield robust, adaptive evacuation strategies.</w:t>
      </w:r>
    </w:p>
    <w:p w14:paraId="1E9A0322" w14:textId="076D6097" w:rsidR="00302A16" w:rsidRDefault="00302A16" w:rsidP="00626D65">
      <w:pPr>
        <w:pStyle w:val="Heading2"/>
      </w:pPr>
      <w:r>
        <w:t>Policy and Infrastructure Implications</w:t>
      </w:r>
    </w:p>
    <w:p w14:paraId="1576ED05" w14:textId="77777777" w:rsidR="00302A16" w:rsidRDefault="00302A16" w:rsidP="00302A16">
      <w:pPr>
        <w:pStyle w:val="NormalWeb"/>
        <w:rPr>
          <w:color w:val="000000"/>
        </w:rPr>
      </w:pPr>
      <w:r>
        <w:rPr>
          <w:color w:val="000000"/>
        </w:rPr>
        <w:t>The project also generated insights that extend to infrastructure and policy domains:</w:t>
      </w:r>
    </w:p>
    <w:p w14:paraId="0E6F9F1A" w14:textId="77777777" w:rsidR="00302A16" w:rsidRDefault="00302A16" w:rsidP="00302A16">
      <w:pPr>
        <w:pStyle w:val="NormalWeb"/>
        <w:numPr>
          <w:ilvl w:val="0"/>
          <w:numId w:val="30"/>
        </w:numPr>
        <w:rPr>
          <w:color w:val="000000"/>
        </w:rPr>
      </w:pPr>
      <w:r>
        <w:rPr>
          <w:rStyle w:val="Strong"/>
          <w:color w:val="000000"/>
        </w:rPr>
        <w:t>Communication systems</w:t>
      </w:r>
      <w:r>
        <w:rPr>
          <w:color w:val="000000"/>
        </w:rPr>
        <w:t>: Findings highlight the need for more reliable and multilingual alert mechanisms to reduce delays caused by ambiguous or failed notifications.</w:t>
      </w:r>
    </w:p>
    <w:p w14:paraId="6B376A74" w14:textId="77777777" w:rsidR="00302A16" w:rsidRDefault="00302A16" w:rsidP="00302A16">
      <w:pPr>
        <w:pStyle w:val="NormalWeb"/>
        <w:numPr>
          <w:ilvl w:val="0"/>
          <w:numId w:val="30"/>
        </w:numPr>
        <w:rPr>
          <w:color w:val="000000"/>
        </w:rPr>
      </w:pPr>
      <w:r>
        <w:rPr>
          <w:rStyle w:val="Strong"/>
          <w:color w:val="000000"/>
        </w:rPr>
        <w:t>Transportation planning</w:t>
      </w:r>
      <w:r>
        <w:rPr>
          <w:color w:val="000000"/>
        </w:rPr>
        <w:t>: Evidence from model calibration suggests that evacuation efficiency could be improved through targeted road upgrades, contraflow strategies, and staged departure protocols.</w:t>
      </w:r>
    </w:p>
    <w:p w14:paraId="47FBE551" w14:textId="77777777" w:rsidR="00302A16" w:rsidRDefault="00302A16" w:rsidP="00302A16">
      <w:pPr>
        <w:pStyle w:val="NormalWeb"/>
        <w:numPr>
          <w:ilvl w:val="0"/>
          <w:numId w:val="30"/>
        </w:numPr>
        <w:rPr>
          <w:color w:val="000000"/>
        </w:rPr>
      </w:pPr>
      <w:r>
        <w:rPr>
          <w:rStyle w:val="Strong"/>
          <w:color w:val="000000"/>
        </w:rPr>
        <w:t>Preparedness investments</w:t>
      </w:r>
      <w:r>
        <w:rPr>
          <w:color w:val="000000"/>
        </w:rPr>
        <w:t>: By quantifying the impact of preparedness (e.g., Go Bags, early departure readiness), the work provides justification for public education campaigns and resource distribution programs.</w:t>
      </w:r>
    </w:p>
    <w:p w14:paraId="259933F6" w14:textId="77777777" w:rsidR="00302A16" w:rsidRDefault="00302A16" w:rsidP="00302A16">
      <w:pPr>
        <w:pStyle w:val="NormalWeb"/>
        <w:numPr>
          <w:ilvl w:val="0"/>
          <w:numId w:val="30"/>
        </w:numPr>
        <w:rPr>
          <w:color w:val="000000"/>
        </w:rPr>
      </w:pPr>
      <w:r>
        <w:rPr>
          <w:rStyle w:val="Strong"/>
          <w:color w:val="000000"/>
        </w:rPr>
        <w:t>Resilience policy</w:t>
      </w:r>
      <w:r>
        <w:rPr>
          <w:color w:val="000000"/>
        </w:rPr>
        <w:t>: Results inform long-term planning by county, state, and federal agencies, ensuring that resilience investments address not only physical infrastructure but also behavioral and social dimensions of evacuation.</w:t>
      </w:r>
    </w:p>
    <w:p w14:paraId="016B2E8D" w14:textId="0F18B4E5" w:rsidR="00302A16" w:rsidRDefault="00302A16" w:rsidP="00626D65">
      <w:pPr>
        <w:pStyle w:val="Heading2"/>
      </w:pPr>
      <w:r>
        <w:t>Urgency and Relevance</w:t>
      </w:r>
    </w:p>
    <w:p w14:paraId="07E583F5" w14:textId="77777777" w:rsidR="00302A16" w:rsidRDefault="00302A16" w:rsidP="00302A16">
      <w:pPr>
        <w:pStyle w:val="NormalWeb"/>
        <w:rPr>
          <w:color w:val="000000"/>
        </w:rPr>
      </w:pPr>
      <w:r>
        <w:rPr>
          <w:color w:val="000000"/>
        </w:rPr>
        <w:lastRenderedPageBreak/>
        <w:t>The urgency of this project amplifies its public benefit. Data were captured at a time when wildfire survivors retained vivid memories of their evacuation experiences, preserving insights that might otherwise have been lost. Moreover, as climate change intensifies wildfire behavior—with faster spread rates, stronger winds, and more destructive fire seasons—the need for adaptive, evidence-based evacuation models is critical. This project therefore contributes both timely and enduring value, ensuring that communities are better protected in the face of escalating wildfire threats.</w:t>
      </w:r>
    </w:p>
    <w:p w14:paraId="2BCEDB8B" w14:textId="77777777" w:rsidR="00345B78" w:rsidRPr="00ED59A9" w:rsidRDefault="00345B78" w:rsidP="00345B78">
      <w:pPr>
        <w:spacing w:before="100" w:beforeAutospacing="1" w:after="100" w:afterAutospacing="1"/>
        <w:ind w:left="720"/>
        <w:rPr>
          <w:rFonts w:ascii="Times New Roman" w:eastAsia="Times New Roman" w:hAnsi="Times New Roman" w:cs="Times New Roman"/>
          <w:color w:val="000000"/>
          <w:kern w:val="0"/>
          <w14:ligatures w14:val="none"/>
        </w:rPr>
      </w:pPr>
    </w:p>
    <w:p w14:paraId="5A4213C4" w14:textId="52844827" w:rsidR="00ED59A9" w:rsidRDefault="00ED59A9" w:rsidP="00626D65">
      <w:pPr>
        <w:pStyle w:val="Heading1"/>
      </w:pPr>
      <w:r w:rsidRPr="00ED59A9">
        <w:t>Conclusion</w:t>
      </w:r>
    </w:p>
    <w:p w14:paraId="20204809" w14:textId="77777777" w:rsidR="00EF32FD" w:rsidRDefault="00EF32FD" w:rsidP="00EF32FD">
      <w:pPr>
        <w:pStyle w:val="NormalWeb"/>
        <w:rPr>
          <w:color w:val="000000"/>
        </w:rPr>
      </w:pPr>
      <w:r>
        <w:rPr>
          <w:color w:val="000000"/>
        </w:rPr>
        <w:t>This project successfully advanced wildfire evacuation planning in Los Angeles County by integrating community-informed insights with advanced probabilistic modeling. Through structured interviews, surveys, YouTube testimonies, and social media analysis, we captured a diverse and representative set of evacuation behaviors across multiple fire-affected communities. These data provided the foundation for calibrating the wildfire evacuation model, ensuring that it reflects not only theoretical assumptions but also the lived realities of residents confronting fire emergencies.</w:t>
      </w:r>
    </w:p>
    <w:p w14:paraId="11783247" w14:textId="77777777" w:rsidR="00EF32FD" w:rsidRDefault="00EF32FD" w:rsidP="00EF32FD">
      <w:pPr>
        <w:pStyle w:val="NormalWeb"/>
        <w:rPr>
          <w:color w:val="000000"/>
        </w:rPr>
      </w:pPr>
      <w:r>
        <w:rPr>
          <w:color w:val="000000"/>
        </w:rPr>
        <w:t>The calibrated model, built on a Bayesian agent-based framework, now incorporates refined fire dynamics, traffic simulation, and human behavior sub-models. Validation against the Palisades and Eaton Fires demonstrated strong alignment between predicted and observed evacuation outcomes, including accurate reproduction of Required Safe Egress Time (RSET), Available Safe Egress Time (ASET), and congestion hotspots. This robust performance confirms the model’s reliability as an operational decision-support tool for emergency managers in Los Angeles County.</w:t>
      </w:r>
    </w:p>
    <w:p w14:paraId="4B2D7953" w14:textId="77777777" w:rsidR="00EF32FD" w:rsidRDefault="00EF32FD" w:rsidP="00EF32FD">
      <w:pPr>
        <w:pStyle w:val="NormalWeb"/>
        <w:rPr>
          <w:color w:val="000000"/>
        </w:rPr>
      </w:pPr>
      <w:r>
        <w:rPr>
          <w:color w:val="000000"/>
        </w:rPr>
        <w:t>Beyond its local application, the project has generated broader benefits. It establishes a replicable template for wildfire evacuation modeling across the United States and provides a methodological framework that can be applied globally in wildfire-prone regions. The integration of community narratives with AI-driven text mining and probabilistic inference represents a significant step forward in evacuation science, offering a scalable and transferable approach to disaster risk reduction.</w:t>
      </w:r>
    </w:p>
    <w:p w14:paraId="2A945373" w14:textId="77777777" w:rsidR="00EF32FD" w:rsidRDefault="00EF32FD" w:rsidP="00EF32FD">
      <w:pPr>
        <w:pStyle w:val="NormalWeb"/>
        <w:rPr>
          <w:color w:val="000000"/>
        </w:rPr>
      </w:pPr>
      <w:r>
        <w:rPr>
          <w:color w:val="000000"/>
        </w:rPr>
        <w:t>The outcomes of this project extend beyond technical innovation. By centering community participation and treating survivor experiences as critical data, the work strengthens trust and resilience while directly informing public policy and infrastructure planning. The urgency of wildfire preparedness, heightened by climate-driven extremes, underscores the timeliness of these contributions.</w:t>
      </w:r>
    </w:p>
    <w:p w14:paraId="46966D5F" w14:textId="1E95C086" w:rsidR="00EF32FD" w:rsidRPr="00ED599F" w:rsidRDefault="00EF32FD" w:rsidP="00ED599F">
      <w:pPr>
        <w:pStyle w:val="NormalWeb"/>
        <w:rPr>
          <w:color w:val="000000"/>
        </w:rPr>
      </w:pPr>
      <w:r>
        <w:rPr>
          <w:color w:val="000000"/>
        </w:rPr>
        <w:t>In summary, this project demonstrates the value of combining scientific modeling with community engagement to produce more accurate, adaptive, and socially grounded evacuation strategies. It has delivered both immediate benefits for Los Angeles County and enduring contributions to the broader field of wildfire risk management, ensuring that communities are better equipped to face the escalating threats of future fire seasons.</w:t>
      </w:r>
    </w:p>
    <w:p w14:paraId="5BECB8B3" w14:textId="26A0C183" w:rsidR="00ED59A9" w:rsidRPr="00ED59A9" w:rsidRDefault="00ED59A9" w:rsidP="00626D65">
      <w:pPr>
        <w:pStyle w:val="Heading1"/>
      </w:pPr>
      <w:r w:rsidRPr="00ED59A9">
        <w:lastRenderedPageBreak/>
        <w:t xml:space="preserve">Appendices </w:t>
      </w:r>
    </w:p>
    <w:p w14:paraId="3665C664" w14:textId="34E2EECC" w:rsidR="00ED59A9" w:rsidRPr="00ED59A9" w:rsidRDefault="00ED59A9" w:rsidP="006B75CA">
      <w:pPr>
        <w:spacing w:before="100" w:beforeAutospacing="1" w:after="100" w:afterAutospacing="1"/>
        <w:rPr>
          <w:rFonts w:ascii="Times New Roman" w:eastAsia="Times New Roman" w:hAnsi="Times New Roman" w:cs="Times New Roman"/>
          <w:color w:val="000000"/>
          <w:kern w:val="0"/>
          <w14:ligatures w14:val="none"/>
        </w:rPr>
      </w:pPr>
    </w:p>
    <w:p w14:paraId="42B81024" w14:textId="2F51E68D" w:rsidR="006F0EF9" w:rsidRDefault="003C007B" w:rsidP="00626D65">
      <w:pPr>
        <w:pStyle w:val="Heading2"/>
      </w:pPr>
      <w:r w:rsidRPr="006F0EF9">
        <w:t>Appendix A</w:t>
      </w:r>
      <w:r w:rsidR="006F0EF9">
        <w:t>:</w:t>
      </w:r>
      <w:r w:rsidR="00626D65">
        <w:t xml:space="preserve"> </w:t>
      </w:r>
      <w:r w:rsidR="006F0EF9" w:rsidRPr="00262B00">
        <w:t>Methodology: Analysis of YouTube Wildfire Evacuation Interviews</w:t>
      </w:r>
    </w:p>
    <w:p w14:paraId="2A4FFC7D" w14:textId="77777777" w:rsidR="006F0EF9" w:rsidRPr="002A3C25" w:rsidRDefault="006F0EF9" w:rsidP="006F0EF9">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A3C25">
        <w:rPr>
          <w:rFonts w:ascii="Times New Roman" w:eastAsia="Times New Roman" w:hAnsi="Times New Roman" w:cs="Times New Roman"/>
          <w:b/>
          <w:bCs/>
          <w:color w:val="000000"/>
          <w:kern w:val="0"/>
          <w:sz w:val="36"/>
          <w:szCs w:val="36"/>
          <w14:ligatures w14:val="none"/>
        </w:rPr>
        <w:t>Introduction</w:t>
      </w:r>
    </w:p>
    <w:p w14:paraId="5995FEDB" w14:textId="77777777" w:rsidR="006F0EF9" w:rsidRDefault="006F0EF9" w:rsidP="006F0EF9">
      <w:pPr>
        <w:pStyle w:val="NormalWeb"/>
        <w:rPr>
          <w:color w:val="000000"/>
        </w:rPr>
      </w:pPr>
      <w:r>
        <w:rPr>
          <w:color w:val="000000"/>
        </w:rPr>
        <w:t>Wildfire evacuation remains one of the most critical aspects of community safety and disaster resilience. While official datasets such as after-action reports and incident logs provide valuable information on systemic response, they often lack the</w:t>
      </w:r>
      <w:r>
        <w:rPr>
          <w:rStyle w:val="apple-converted-space"/>
          <w:color w:val="000000"/>
        </w:rPr>
        <w:t> </w:t>
      </w:r>
      <w:r>
        <w:rPr>
          <w:rStyle w:val="Strong"/>
          <w:color w:val="000000"/>
        </w:rPr>
        <w:t>granular detail of household-level decision-making</w:t>
      </w:r>
      <w:r>
        <w:rPr>
          <w:color w:val="000000"/>
        </w:rPr>
        <w:t>. Understanding why residents evacuate promptly, delay their departure, or refuse to leave altogether is essential for improving</w:t>
      </w:r>
      <w:r>
        <w:rPr>
          <w:rStyle w:val="apple-converted-space"/>
          <w:color w:val="000000"/>
        </w:rPr>
        <w:t> </w:t>
      </w:r>
      <w:r>
        <w:rPr>
          <w:rStyle w:val="Strong"/>
          <w:color w:val="000000"/>
        </w:rPr>
        <w:t>alert systems, evacuation planning, and community risk communication</w:t>
      </w:r>
      <w:r>
        <w:rPr>
          <w:color w:val="000000"/>
        </w:rPr>
        <w:t>.</w:t>
      </w:r>
    </w:p>
    <w:p w14:paraId="6A5F0148" w14:textId="77777777" w:rsidR="006F0EF9" w:rsidRDefault="006F0EF9" w:rsidP="006F0EF9">
      <w:pPr>
        <w:pStyle w:val="NormalWeb"/>
        <w:rPr>
          <w:color w:val="000000"/>
        </w:rPr>
      </w:pPr>
      <w:r>
        <w:rPr>
          <w:color w:val="000000"/>
        </w:rPr>
        <w:t>In this study, we adopt a</w:t>
      </w:r>
      <w:r>
        <w:rPr>
          <w:rStyle w:val="apple-converted-space"/>
          <w:color w:val="000000"/>
        </w:rPr>
        <w:t> </w:t>
      </w:r>
      <w:r>
        <w:rPr>
          <w:rStyle w:val="Strong"/>
          <w:color w:val="000000"/>
        </w:rPr>
        <w:t>novel methodological approach</w:t>
      </w:r>
      <w:r>
        <w:rPr>
          <w:rStyle w:val="apple-converted-space"/>
          <w:color w:val="000000"/>
        </w:rPr>
        <w:t> </w:t>
      </w:r>
      <w:r>
        <w:rPr>
          <w:color w:val="000000"/>
        </w:rPr>
        <w:t>by analyzing YouTube interviews and vlogs as primary qualitative data sources. YouTube provides a rich repository of firsthand testimonies, capturing not only evacuation timing but also the</w:t>
      </w:r>
      <w:r>
        <w:rPr>
          <w:rStyle w:val="apple-converted-space"/>
          <w:color w:val="000000"/>
        </w:rPr>
        <w:t> </w:t>
      </w:r>
      <w:r>
        <w:rPr>
          <w:rStyle w:val="Strong"/>
          <w:color w:val="000000"/>
        </w:rPr>
        <w:t>emotional, logistical, and social factors</w:t>
      </w:r>
      <w:r>
        <w:rPr>
          <w:rStyle w:val="apple-converted-space"/>
          <w:color w:val="000000"/>
        </w:rPr>
        <w:t> </w:t>
      </w:r>
      <w:r>
        <w:rPr>
          <w:color w:val="000000"/>
        </w:rPr>
        <w:t>that influence decision-making. Unlike structured surveys or emergency agency reports, these digital narratives often reveal spontaneous and unfiltered accounts of lived experiences during wildfire crises.</w:t>
      </w:r>
    </w:p>
    <w:p w14:paraId="59C10C4F" w14:textId="77777777" w:rsidR="006F0EF9" w:rsidRDefault="006F0EF9" w:rsidP="006F0EF9">
      <w:pPr>
        <w:pStyle w:val="NormalWeb"/>
        <w:rPr>
          <w:color w:val="000000"/>
        </w:rPr>
      </w:pPr>
      <w:r>
        <w:rPr>
          <w:color w:val="000000"/>
        </w:rPr>
        <w:t>Our methodology involved systematically identifying, transcribing, coding, and quantifying evacuation delay factors as described by residents affected by the</w:t>
      </w:r>
      <w:r>
        <w:rPr>
          <w:rStyle w:val="apple-converted-space"/>
          <w:color w:val="000000"/>
        </w:rPr>
        <w:t> </w:t>
      </w:r>
      <w:r>
        <w:rPr>
          <w:rStyle w:val="Strong"/>
          <w:color w:val="000000"/>
        </w:rPr>
        <w:t>Palisades, Eaton, and Hurst Fires (January 2025)</w:t>
      </w:r>
      <w:r>
        <w:rPr>
          <w:color w:val="000000"/>
        </w:rPr>
        <w:t>. To ensure rigor, the process combined</w:t>
      </w:r>
      <w:r>
        <w:rPr>
          <w:rStyle w:val="apple-converted-space"/>
          <w:color w:val="000000"/>
        </w:rPr>
        <w:t> </w:t>
      </w:r>
      <w:r>
        <w:rPr>
          <w:rStyle w:val="Strong"/>
          <w:color w:val="000000"/>
        </w:rPr>
        <w:t>qualitative thematic coding</w:t>
      </w:r>
      <w:r>
        <w:rPr>
          <w:rStyle w:val="apple-converted-space"/>
          <w:color w:val="000000"/>
        </w:rPr>
        <w:t> </w:t>
      </w:r>
      <w:r>
        <w:rPr>
          <w:color w:val="000000"/>
        </w:rPr>
        <w:t>with</w:t>
      </w:r>
      <w:r>
        <w:rPr>
          <w:rStyle w:val="apple-converted-space"/>
          <w:color w:val="000000"/>
        </w:rPr>
        <w:t> </w:t>
      </w:r>
      <w:r>
        <w:rPr>
          <w:rStyle w:val="Strong"/>
          <w:color w:val="000000"/>
        </w:rPr>
        <w:t>quantitative delay estimation</w:t>
      </w:r>
      <w:r>
        <w:rPr>
          <w:color w:val="000000"/>
        </w:rPr>
        <w:t>, followed by synthesis into a structured dataset and a cleaned summary table. Triangulation with broadcast news reports and official statements further validated the findings.</w:t>
      </w:r>
    </w:p>
    <w:p w14:paraId="23F680CD" w14:textId="77777777" w:rsidR="006F0EF9" w:rsidRDefault="006F0EF9">
      <w:pPr>
        <w:rPr>
          <w:b/>
          <w:bCs/>
        </w:rPr>
      </w:pPr>
    </w:p>
    <w:p w14:paraId="254E01A0" w14:textId="008480FA" w:rsidR="00603B18" w:rsidRPr="00ED599F" w:rsidRDefault="00603B18" w:rsidP="00ED599F">
      <w:pPr>
        <w:pStyle w:val="NormalWeb"/>
        <w:rPr>
          <w:color w:val="000000"/>
        </w:rPr>
      </w:pPr>
      <w:r>
        <w:rPr>
          <w:color w:val="000000"/>
        </w:rPr>
        <w:t>The workflow for this methodology is illustrated in</w:t>
      </w:r>
      <w:r>
        <w:rPr>
          <w:rStyle w:val="apple-converted-space"/>
          <w:color w:val="000000"/>
        </w:rPr>
        <w:t> </w:t>
      </w:r>
      <w:r>
        <w:rPr>
          <w:rStyle w:val="Strong"/>
          <w:color w:val="000000"/>
        </w:rPr>
        <w:t>Figure 1</w:t>
      </w:r>
      <w:r>
        <w:rPr>
          <w:color w:val="000000"/>
        </w:rPr>
        <w:t xml:space="preserve">, which highlights the eight sequential steps—from data collection through ethical considerations—that guided this </w:t>
      </w:r>
      <w:r>
        <w:rPr>
          <w:color w:val="000000"/>
        </w:rPr>
        <w:lastRenderedPageBreak/>
        <w:t>analysis.</w:t>
      </w:r>
      <w:r>
        <w:fldChar w:fldCharType="begin"/>
      </w:r>
      <w:r w:rsidR="005771BF">
        <w:instrText xml:space="preserve"> INCLUDEPICTURE "C:\\Users\\tparhizkar\\Library\\Group Containers\\UBF8T346G9.ms\\WebArchiveCopyPasteTempFiles\\com.microsoft.Word\\content?id=file-92wSSNHCZJg2XbdJyJJMvB&amp;ts=488659&amp;p=fs&amp;cid=1&amp;sig=8232ad242a7dcaf27b66993e2610252ba76b9ec2774d083e6d44d873de035c8a&amp;v=0" \* MERGEFORMAT </w:instrText>
      </w:r>
      <w:r>
        <w:fldChar w:fldCharType="separate"/>
      </w:r>
      <w:r>
        <w:rPr>
          <w:noProof/>
        </w:rPr>
        <w:drawing>
          <wp:inline distT="0" distB="0" distL="0" distR="0" wp14:anchorId="67E179FA" wp14:editId="27B81B6B">
            <wp:extent cx="5943600" cy="3543935"/>
            <wp:effectExtent l="0" t="0" r="0" b="0"/>
            <wp:docPr id="1083905331"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utput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43935"/>
                    </a:xfrm>
                    <a:prstGeom prst="rect">
                      <a:avLst/>
                    </a:prstGeom>
                    <a:noFill/>
                    <a:ln>
                      <a:noFill/>
                    </a:ln>
                  </pic:spPr>
                </pic:pic>
              </a:graphicData>
            </a:graphic>
          </wp:inline>
        </w:drawing>
      </w:r>
      <w:r>
        <w:fldChar w:fldCharType="end"/>
      </w:r>
    </w:p>
    <w:p w14:paraId="3CA12919" w14:textId="77777777" w:rsidR="00603B18" w:rsidRPr="00262B00"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2B00">
        <w:rPr>
          <w:rFonts w:ascii="Times New Roman" w:eastAsia="Times New Roman" w:hAnsi="Times New Roman" w:cs="Times New Roman"/>
          <w:b/>
          <w:bCs/>
          <w:color w:val="000000"/>
          <w:kern w:val="0"/>
          <w:sz w:val="36"/>
          <w:szCs w:val="36"/>
          <w14:ligatures w14:val="none"/>
        </w:rPr>
        <w:t>1. Data Source Identification</w:t>
      </w:r>
    </w:p>
    <w:p w14:paraId="0DB272FC"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YouTube was deliberately selected as a </w:t>
      </w:r>
      <w:r w:rsidRPr="00262B00">
        <w:rPr>
          <w:rFonts w:ascii="Times New Roman" w:eastAsia="Times New Roman" w:hAnsi="Times New Roman" w:cs="Times New Roman"/>
          <w:b/>
          <w:bCs/>
          <w:color w:val="000000"/>
          <w:kern w:val="0"/>
          <w14:ligatures w14:val="none"/>
        </w:rPr>
        <w:t>primary qualitative dataset</w:t>
      </w:r>
      <w:r w:rsidRPr="00262B00">
        <w:rPr>
          <w:rFonts w:ascii="Times New Roman" w:eastAsia="Times New Roman" w:hAnsi="Times New Roman" w:cs="Times New Roman"/>
          <w:color w:val="000000"/>
          <w:kern w:val="0"/>
          <w14:ligatures w14:val="none"/>
        </w:rPr>
        <w:t> because it captures spontaneous, firsthand evacuation experiences that are rarely documented in formal emergency reports. Traditional datasets (e.g., official after-action reviews or incident logs) tend to emphasize systemic response, while community-level digital storytelling provides </w:t>
      </w:r>
      <w:r w:rsidRPr="00262B00">
        <w:rPr>
          <w:rFonts w:ascii="Times New Roman" w:eastAsia="Times New Roman" w:hAnsi="Times New Roman" w:cs="Times New Roman"/>
          <w:b/>
          <w:bCs/>
          <w:color w:val="000000"/>
          <w:kern w:val="0"/>
          <w14:ligatures w14:val="none"/>
        </w:rPr>
        <w:t>granular insight into lived experiences</w:t>
      </w:r>
      <w:r w:rsidRPr="00262B00">
        <w:rPr>
          <w:rFonts w:ascii="Times New Roman" w:eastAsia="Times New Roman" w:hAnsi="Times New Roman" w:cs="Times New Roman"/>
          <w:color w:val="000000"/>
          <w:kern w:val="0"/>
          <w14:ligatures w14:val="none"/>
        </w:rPr>
        <w:t>.</w:t>
      </w:r>
    </w:p>
    <w:p w14:paraId="11F1EB4A"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search strategy involved querying wildfire-related terms (“Palisades Fire,” “Eaton Fire,” “Los Angeles wildfires January 2025,” “evacuation interview”) and filtering results by:</w:t>
      </w:r>
    </w:p>
    <w:p w14:paraId="08DC4323" w14:textId="77777777" w:rsidR="00603B18" w:rsidRPr="00262B00" w:rsidRDefault="00603B18" w:rsidP="00603B18">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Relevance to specific events</w:t>
      </w:r>
      <w:r w:rsidRPr="00262B00">
        <w:rPr>
          <w:rFonts w:ascii="Times New Roman" w:eastAsia="Times New Roman" w:hAnsi="Times New Roman" w:cs="Times New Roman"/>
          <w:color w:val="000000"/>
          <w:kern w:val="0"/>
          <w14:ligatures w14:val="none"/>
        </w:rPr>
        <w:t> (Palisades, Eaton, or Hurst Fires of Jan 2025).</w:t>
      </w:r>
    </w:p>
    <w:p w14:paraId="0508539C" w14:textId="77777777" w:rsidR="00603B18" w:rsidRPr="00262B00" w:rsidRDefault="00603B18" w:rsidP="00603B18">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Narrative content</w:t>
      </w:r>
      <w:r w:rsidRPr="00262B00">
        <w:rPr>
          <w:rFonts w:ascii="Times New Roman" w:eastAsia="Times New Roman" w:hAnsi="Times New Roman" w:cs="Times New Roman"/>
          <w:color w:val="000000"/>
          <w:kern w:val="0"/>
          <w14:ligatures w14:val="none"/>
        </w:rPr>
        <w:t> (residents describing timing of alerts, evacuation behaviors, and decision-making processes).</w:t>
      </w:r>
    </w:p>
    <w:p w14:paraId="2B7C3C7F" w14:textId="77777777" w:rsidR="00603B18" w:rsidRPr="00262B00" w:rsidRDefault="00603B18" w:rsidP="00603B18">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Media type</w:t>
      </w:r>
      <w:r w:rsidRPr="00262B00">
        <w:rPr>
          <w:rFonts w:ascii="Times New Roman" w:eastAsia="Times New Roman" w:hAnsi="Times New Roman" w:cs="Times New Roman"/>
          <w:color w:val="000000"/>
          <w:kern w:val="0"/>
          <w14:ligatures w14:val="none"/>
        </w:rPr>
        <w:t> (broadcast interviews, citizen vlogs, community documentation).</w:t>
      </w:r>
    </w:p>
    <w:p w14:paraId="5829B026"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Exclusion criteria removed videos that were purely policy commentary, lacked direct testimonies, or had insufficient audiovisual clarity for reliable coding. This approach ensured that only </w:t>
      </w:r>
      <w:r w:rsidRPr="00262B00">
        <w:rPr>
          <w:rFonts w:ascii="Times New Roman" w:eastAsia="Times New Roman" w:hAnsi="Times New Roman" w:cs="Times New Roman"/>
          <w:b/>
          <w:bCs/>
          <w:color w:val="000000"/>
          <w:kern w:val="0"/>
          <w14:ligatures w14:val="none"/>
        </w:rPr>
        <w:t>firsthand or near-firsthand evacuation narratives</w:t>
      </w:r>
      <w:r w:rsidRPr="00262B00">
        <w:rPr>
          <w:rFonts w:ascii="Times New Roman" w:eastAsia="Times New Roman" w:hAnsi="Times New Roman" w:cs="Times New Roman"/>
          <w:color w:val="000000"/>
          <w:kern w:val="0"/>
          <w14:ligatures w14:val="none"/>
        </w:rPr>
        <w:t> were analyzed.</w:t>
      </w:r>
    </w:p>
    <w:p w14:paraId="52577DBE" w14:textId="52151178" w:rsidR="00603B18" w:rsidRPr="00262B00" w:rsidRDefault="00000000" w:rsidP="00603B1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E5A8BD">
          <v:rect id="_x0000_i1025" alt="" style="width:468pt;height:.05pt;mso-width-percent:0;mso-height-percent:0;mso-width-percent:0;mso-height-percent:0" o:hralign="center" o:hrstd="t" o:hrnoshade="t" o:hr="t" fillcolor="black" stroked="f"/>
        </w:pict>
      </w:r>
    </w:p>
    <w:p w14:paraId="017FB6FF" w14:textId="77777777" w:rsidR="00603B18" w:rsidRPr="00262B00"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2B00">
        <w:rPr>
          <w:rFonts w:ascii="Times New Roman" w:eastAsia="Times New Roman" w:hAnsi="Times New Roman" w:cs="Times New Roman"/>
          <w:b/>
          <w:bCs/>
          <w:color w:val="000000"/>
          <w:kern w:val="0"/>
          <w:sz w:val="36"/>
          <w:szCs w:val="36"/>
          <w14:ligatures w14:val="none"/>
        </w:rPr>
        <w:t>2. Data Extraction and Transcription</w:t>
      </w:r>
    </w:p>
    <w:p w14:paraId="1B9C075E"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lastRenderedPageBreak/>
        <w:t>The selected videos underwent </w:t>
      </w:r>
      <w:r w:rsidRPr="00262B00">
        <w:rPr>
          <w:rFonts w:ascii="Times New Roman" w:eastAsia="Times New Roman" w:hAnsi="Times New Roman" w:cs="Times New Roman"/>
          <w:b/>
          <w:bCs/>
          <w:color w:val="000000"/>
          <w:kern w:val="0"/>
          <w14:ligatures w14:val="none"/>
        </w:rPr>
        <w:t>structured transcription</w:t>
      </w:r>
      <w:r w:rsidRPr="00262B00">
        <w:rPr>
          <w:rFonts w:ascii="Times New Roman" w:eastAsia="Times New Roman" w:hAnsi="Times New Roman" w:cs="Times New Roman"/>
          <w:color w:val="000000"/>
          <w:kern w:val="0"/>
          <w14:ligatures w14:val="none"/>
        </w:rPr>
        <w:t> to convert narrative content into analyzable textual data. Automated captions were first used to generate a baseline transcript, which was then manually corrected to:</w:t>
      </w:r>
    </w:p>
    <w:p w14:paraId="4BD35380" w14:textId="77777777" w:rsidR="00603B18" w:rsidRPr="00262B00" w:rsidRDefault="00603B18" w:rsidP="00603B18">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Resolve misrecognitions (especially of place names, times, or emergency terminology).</w:t>
      </w:r>
    </w:p>
    <w:p w14:paraId="05373D3E" w14:textId="77777777" w:rsidR="00603B18" w:rsidRPr="00262B00" w:rsidRDefault="00603B18" w:rsidP="00603B18">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Attribute quotes accurately when multiple speakers were present.</w:t>
      </w:r>
    </w:p>
    <w:p w14:paraId="33352653" w14:textId="77777777" w:rsidR="00603B18" w:rsidRPr="00262B00" w:rsidRDefault="00603B18" w:rsidP="00603B18">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Capture non-verbal contextual clues (e.g., hesitation, visible fire conditions, interruptions from alerts).</w:t>
      </w:r>
    </w:p>
    <w:p w14:paraId="190C1DD7"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Each testimony was segmented into </w:t>
      </w:r>
      <w:r w:rsidRPr="00262B00">
        <w:rPr>
          <w:rFonts w:ascii="Times New Roman" w:eastAsia="Times New Roman" w:hAnsi="Times New Roman" w:cs="Times New Roman"/>
          <w:b/>
          <w:bCs/>
          <w:color w:val="000000"/>
          <w:kern w:val="0"/>
          <w14:ligatures w14:val="none"/>
        </w:rPr>
        <w:t>distinct evacuation accounts</w:t>
      </w:r>
      <w:r w:rsidRPr="00262B00">
        <w:rPr>
          <w:rFonts w:ascii="Times New Roman" w:eastAsia="Times New Roman" w:hAnsi="Times New Roman" w:cs="Times New Roman"/>
          <w:color w:val="000000"/>
          <w:kern w:val="0"/>
          <w14:ligatures w14:val="none"/>
        </w:rPr>
        <w:t>, even within a single video, allowing each family, resident, or group to be treated as an independent data point. This ensured fidelity to household-level analysis rather than video-level aggregation.</w:t>
      </w:r>
    </w:p>
    <w:p w14:paraId="00E172DD" w14:textId="0D4C0C40" w:rsidR="00603B18" w:rsidRPr="00262B00" w:rsidRDefault="00000000" w:rsidP="00603B1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DF310E">
          <v:rect id="_x0000_i1026" alt="" style="width:468pt;height:.05pt;mso-width-percent:0;mso-height-percent:0;mso-width-percent:0;mso-height-percent:0" o:hralign="center" o:hrstd="t" o:hrnoshade="t" o:hr="t" fillcolor="black" stroked="f"/>
        </w:pict>
      </w:r>
    </w:p>
    <w:p w14:paraId="64002CC6" w14:textId="77777777" w:rsidR="00603B18" w:rsidRPr="00262B00"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2B00">
        <w:rPr>
          <w:rFonts w:ascii="Times New Roman" w:eastAsia="Times New Roman" w:hAnsi="Times New Roman" w:cs="Times New Roman"/>
          <w:b/>
          <w:bCs/>
          <w:color w:val="000000"/>
          <w:kern w:val="0"/>
          <w:sz w:val="36"/>
          <w:szCs w:val="36"/>
          <w14:ligatures w14:val="none"/>
        </w:rPr>
        <w:t>3. Coding Framework</w:t>
      </w:r>
    </w:p>
    <w:p w14:paraId="75C29360"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A </w:t>
      </w:r>
      <w:r w:rsidRPr="00262B00">
        <w:rPr>
          <w:rFonts w:ascii="Times New Roman" w:eastAsia="Times New Roman" w:hAnsi="Times New Roman" w:cs="Times New Roman"/>
          <w:b/>
          <w:bCs/>
          <w:color w:val="000000"/>
          <w:kern w:val="0"/>
          <w14:ligatures w14:val="none"/>
        </w:rPr>
        <w:t>thematic coding framework</w:t>
      </w:r>
      <w:r w:rsidRPr="00262B00">
        <w:rPr>
          <w:rFonts w:ascii="Times New Roman" w:eastAsia="Times New Roman" w:hAnsi="Times New Roman" w:cs="Times New Roman"/>
          <w:color w:val="000000"/>
          <w:kern w:val="0"/>
          <w14:ligatures w14:val="none"/>
        </w:rPr>
        <w:t> was designed to classify delay factors systematically. This framework was both </w:t>
      </w:r>
      <w:r w:rsidRPr="00262B00">
        <w:rPr>
          <w:rFonts w:ascii="Times New Roman" w:eastAsia="Times New Roman" w:hAnsi="Times New Roman" w:cs="Times New Roman"/>
          <w:b/>
          <w:bCs/>
          <w:color w:val="000000"/>
          <w:kern w:val="0"/>
          <w14:ligatures w14:val="none"/>
        </w:rPr>
        <w:t>deductive</w:t>
      </w:r>
      <w:r w:rsidRPr="00262B00">
        <w:rPr>
          <w:rFonts w:ascii="Times New Roman" w:eastAsia="Times New Roman" w:hAnsi="Times New Roman" w:cs="Times New Roman"/>
          <w:color w:val="000000"/>
          <w:kern w:val="0"/>
          <w14:ligatures w14:val="none"/>
        </w:rPr>
        <w:t> (informed by existing evacuation delay literature: traffic, alerts, emotional response, etc.) and </w:t>
      </w:r>
      <w:r w:rsidRPr="00262B00">
        <w:rPr>
          <w:rFonts w:ascii="Times New Roman" w:eastAsia="Times New Roman" w:hAnsi="Times New Roman" w:cs="Times New Roman"/>
          <w:b/>
          <w:bCs/>
          <w:color w:val="000000"/>
          <w:kern w:val="0"/>
          <w14:ligatures w14:val="none"/>
        </w:rPr>
        <w:t>inductive</w:t>
      </w:r>
      <w:r w:rsidRPr="00262B00">
        <w:rPr>
          <w:rFonts w:ascii="Times New Roman" w:eastAsia="Times New Roman" w:hAnsi="Times New Roman" w:cs="Times New Roman"/>
          <w:color w:val="000000"/>
          <w:kern w:val="0"/>
          <w14:ligatures w14:val="none"/>
        </w:rPr>
        <w:t>(refined as new patterns emerged during transcript review).</w:t>
      </w:r>
    </w:p>
    <w:p w14:paraId="449CC150"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resulting categories were:</w:t>
      </w:r>
    </w:p>
    <w:p w14:paraId="4CB0E238"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Traffic and Transportation</w:t>
      </w:r>
      <w:r w:rsidRPr="00262B00">
        <w:rPr>
          <w:rFonts w:ascii="Times New Roman" w:eastAsia="Times New Roman" w:hAnsi="Times New Roman" w:cs="Times New Roman"/>
          <w:color w:val="000000"/>
          <w:kern w:val="0"/>
          <w14:ligatures w14:val="none"/>
        </w:rPr>
        <w:t> (gridlock, blocked exits, lack of vehicle).</w:t>
      </w:r>
    </w:p>
    <w:p w14:paraId="38E3551D"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Alert and Communication Failures</w:t>
      </w:r>
      <w:r w:rsidRPr="00262B00">
        <w:rPr>
          <w:rFonts w:ascii="Times New Roman" w:eastAsia="Times New Roman" w:hAnsi="Times New Roman" w:cs="Times New Roman"/>
          <w:color w:val="000000"/>
          <w:kern w:val="0"/>
          <w14:ligatures w14:val="none"/>
        </w:rPr>
        <w:t> (delayed wireless alerts, language barriers, ambiguous orders).</w:t>
      </w:r>
    </w:p>
    <w:p w14:paraId="0444FA0D"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Emotional and Psychological Factors</w:t>
      </w:r>
      <w:r w:rsidRPr="00262B00">
        <w:rPr>
          <w:rFonts w:ascii="Times New Roman" w:eastAsia="Times New Roman" w:hAnsi="Times New Roman" w:cs="Times New Roman"/>
          <w:color w:val="000000"/>
          <w:kern w:val="0"/>
          <w14:ligatures w14:val="none"/>
        </w:rPr>
        <w:t> (hesitation, attachment to property, fear, pets).</w:t>
      </w:r>
    </w:p>
    <w:p w14:paraId="65398742"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Underestimation of Risk</w:t>
      </w:r>
      <w:r w:rsidRPr="00262B00">
        <w:rPr>
          <w:rFonts w:ascii="Times New Roman" w:eastAsia="Times New Roman" w:hAnsi="Times New Roman" w:cs="Times New Roman"/>
          <w:color w:val="000000"/>
          <w:kern w:val="0"/>
          <w14:ligatures w14:val="none"/>
        </w:rPr>
        <w:t> (belief that fire was distant, assumption of return next day).</w:t>
      </w:r>
    </w:p>
    <w:p w14:paraId="6B06D434"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Practical and Logistical Constraints</w:t>
      </w:r>
      <w:r w:rsidRPr="00262B00">
        <w:rPr>
          <w:rFonts w:ascii="Times New Roman" w:eastAsia="Times New Roman" w:hAnsi="Times New Roman" w:cs="Times New Roman"/>
          <w:color w:val="000000"/>
          <w:kern w:val="0"/>
          <w14:ligatures w14:val="none"/>
        </w:rPr>
        <w:t> (packing belongings, medical treatments, animal rescue).</w:t>
      </w:r>
    </w:p>
    <w:p w14:paraId="0007B7F2"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Immediate/No Delay</w:t>
      </w:r>
      <w:r w:rsidRPr="00262B00">
        <w:rPr>
          <w:rFonts w:ascii="Times New Roman" w:eastAsia="Times New Roman" w:hAnsi="Times New Roman" w:cs="Times New Roman"/>
          <w:color w:val="000000"/>
          <w:kern w:val="0"/>
          <w14:ligatures w14:val="none"/>
        </w:rPr>
        <w:t> (prompt evacuation due to Go Bags or early readiness).</w:t>
      </w:r>
    </w:p>
    <w:p w14:paraId="43286581" w14:textId="77777777" w:rsidR="00603B18" w:rsidRPr="00262B00" w:rsidRDefault="00603B18" w:rsidP="00603B18">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Non-Evacuation Cases</w:t>
      </w:r>
      <w:r w:rsidRPr="00262B00">
        <w:rPr>
          <w:rFonts w:ascii="Times New Roman" w:eastAsia="Times New Roman" w:hAnsi="Times New Roman" w:cs="Times New Roman"/>
          <w:color w:val="000000"/>
          <w:kern w:val="0"/>
          <w14:ligatures w14:val="none"/>
        </w:rPr>
        <w:t> (deliberate refusal, defending property, reliance on community support).</w:t>
      </w:r>
    </w:p>
    <w:p w14:paraId="7FCACE3E"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To reduce coder bias, all testimonies were independently coded by two researchers. Inter-rater differences were reconciled through consensus meetings, ensuring </w:t>
      </w:r>
      <w:r w:rsidRPr="00262B00">
        <w:rPr>
          <w:rFonts w:ascii="Times New Roman" w:eastAsia="Times New Roman" w:hAnsi="Times New Roman" w:cs="Times New Roman"/>
          <w:b/>
          <w:bCs/>
          <w:color w:val="000000"/>
          <w:kern w:val="0"/>
          <w14:ligatures w14:val="none"/>
        </w:rPr>
        <w:t>reliability and reproducibility</w:t>
      </w:r>
      <w:r w:rsidRPr="00262B00">
        <w:rPr>
          <w:rFonts w:ascii="Times New Roman" w:eastAsia="Times New Roman" w:hAnsi="Times New Roman" w:cs="Times New Roman"/>
          <w:color w:val="000000"/>
          <w:kern w:val="0"/>
          <w14:ligatures w14:val="none"/>
        </w:rPr>
        <w:t>.</w:t>
      </w:r>
    </w:p>
    <w:p w14:paraId="225719D6" w14:textId="397EBD0E" w:rsidR="00603B18" w:rsidRPr="00262B00" w:rsidRDefault="00000000" w:rsidP="00603B1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536BA9">
          <v:rect id="_x0000_i1027" alt="" style="width:468pt;height:.05pt;mso-width-percent:0;mso-height-percent:0;mso-width-percent:0;mso-height-percent:0" o:hralign="center" o:hrstd="t" o:hrnoshade="t" o:hr="t" fillcolor="black" stroked="f"/>
        </w:pict>
      </w:r>
    </w:p>
    <w:p w14:paraId="0286DD38" w14:textId="77777777" w:rsidR="00603B18" w:rsidRPr="00262B00"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2B00">
        <w:rPr>
          <w:rFonts w:ascii="Times New Roman" w:eastAsia="Times New Roman" w:hAnsi="Times New Roman" w:cs="Times New Roman"/>
          <w:b/>
          <w:bCs/>
          <w:color w:val="000000"/>
          <w:kern w:val="0"/>
          <w:sz w:val="36"/>
          <w:szCs w:val="36"/>
          <w14:ligatures w14:val="none"/>
        </w:rPr>
        <w:t>4. Delay Time Quantification</w:t>
      </w:r>
    </w:p>
    <w:p w14:paraId="0AE162D9"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Delay quantification followed a </w:t>
      </w:r>
      <w:r w:rsidRPr="00262B00">
        <w:rPr>
          <w:rFonts w:ascii="Times New Roman" w:eastAsia="Times New Roman" w:hAnsi="Times New Roman" w:cs="Times New Roman"/>
          <w:b/>
          <w:bCs/>
          <w:color w:val="000000"/>
          <w:kern w:val="0"/>
          <w14:ligatures w14:val="none"/>
        </w:rPr>
        <w:t>tiered evidence approach</w:t>
      </w:r>
      <w:r w:rsidRPr="00262B00">
        <w:rPr>
          <w:rFonts w:ascii="Times New Roman" w:eastAsia="Times New Roman" w:hAnsi="Times New Roman" w:cs="Times New Roman"/>
          <w:color w:val="000000"/>
          <w:kern w:val="0"/>
          <w14:ligatures w14:val="none"/>
        </w:rPr>
        <w:t>:</w:t>
      </w:r>
    </w:p>
    <w:p w14:paraId="0399C67A" w14:textId="77777777" w:rsidR="00603B18" w:rsidRPr="00262B00" w:rsidRDefault="00603B18" w:rsidP="00603B18">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lastRenderedPageBreak/>
        <w:t>Exact numerical delays</w:t>
      </w:r>
      <w:r w:rsidRPr="00262B00">
        <w:rPr>
          <w:rFonts w:ascii="Times New Roman" w:eastAsia="Times New Roman" w:hAnsi="Times New Roman" w:cs="Times New Roman"/>
          <w:color w:val="000000"/>
          <w:kern w:val="0"/>
          <w14:ligatures w14:val="none"/>
        </w:rPr>
        <w:t>: taken directly from interview statements (e.g., “we left two hours later”).</w:t>
      </w:r>
    </w:p>
    <w:p w14:paraId="3D5FDDCC" w14:textId="77777777" w:rsidR="00603B18" w:rsidRPr="00262B00" w:rsidRDefault="00603B18" w:rsidP="00603B18">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Relative descriptors</w:t>
      </w:r>
      <w:r w:rsidRPr="00262B00">
        <w:rPr>
          <w:rFonts w:ascii="Times New Roman" w:eastAsia="Times New Roman" w:hAnsi="Times New Roman" w:cs="Times New Roman"/>
          <w:color w:val="000000"/>
          <w:kern w:val="0"/>
          <w14:ligatures w14:val="none"/>
        </w:rPr>
        <w:t>: converted into ranges using disaster response literature benchmarks (e.g., “just in time” → &lt;10 min; “hours later” → 2–6 hrs).</w:t>
      </w:r>
    </w:p>
    <w:p w14:paraId="21CCC17E" w14:textId="77777777" w:rsidR="00603B18" w:rsidRPr="00262B00" w:rsidRDefault="00603B18" w:rsidP="00603B18">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Unspecified timing</w:t>
      </w:r>
      <w:r w:rsidRPr="00262B00">
        <w:rPr>
          <w:rFonts w:ascii="Times New Roman" w:eastAsia="Times New Roman" w:hAnsi="Times New Roman" w:cs="Times New Roman"/>
          <w:color w:val="000000"/>
          <w:kern w:val="0"/>
          <w14:ligatures w14:val="none"/>
        </w:rPr>
        <w:t>: retained as narrative codes without forced quantification to avoid false precision.</w:t>
      </w:r>
    </w:p>
    <w:p w14:paraId="4727BE50"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Cases of </w:t>
      </w:r>
      <w:r w:rsidRPr="00262B00">
        <w:rPr>
          <w:rFonts w:ascii="Times New Roman" w:eastAsia="Times New Roman" w:hAnsi="Times New Roman" w:cs="Times New Roman"/>
          <w:b/>
          <w:bCs/>
          <w:color w:val="000000"/>
          <w:kern w:val="0"/>
          <w14:ligatures w14:val="none"/>
        </w:rPr>
        <w:t>non-evacuation</w:t>
      </w:r>
      <w:r w:rsidRPr="00262B00">
        <w:rPr>
          <w:rFonts w:ascii="Times New Roman" w:eastAsia="Times New Roman" w:hAnsi="Times New Roman" w:cs="Times New Roman"/>
          <w:color w:val="000000"/>
          <w:kern w:val="0"/>
          <w14:ligatures w14:val="none"/>
        </w:rPr>
        <w:t> were classified as “infinite delay.” This reflects the risk literature practice of distinguishing between </w:t>
      </w:r>
      <w:r w:rsidRPr="00262B00">
        <w:rPr>
          <w:rFonts w:ascii="Times New Roman" w:eastAsia="Times New Roman" w:hAnsi="Times New Roman" w:cs="Times New Roman"/>
          <w:b/>
          <w:bCs/>
          <w:color w:val="000000"/>
          <w:kern w:val="0"/>
          <w14:ligatures w14:val="none"/>
        </w:rPr>
        <w:t>temporal delay</w:t>
      </w:r>
      <w:r w:rsidRPr="00262B00">
        <w:rPr>
          <w:rFonts w:ascii="Times New Roman" w:eastAsia="Times New Roman" w:hAnsi="Times New Roman" w:cs="Times New Roman"/>
          <w:color w:val="000000"/>
          <w:kern w:val="0"/>
          <w14:ligatures w14:val="none"/>
        </w:rPr>
        <w:t> and </w:t>
      </w:r>
      <w:r w:rsidRPr="00262B00">
        <w:rPr>
          <w:rFonts w:ascii="Times New Roman" w:eastAsia="Times New Roman" w:hAnsi="Times New Roman" w:cs="Times New Roman"/>
          <w:b/>
          <w:bCs/>
          <w:color w:val="000000"/>
          <w:kern w:val="0"/>
          <w14:ligatures w14:val="none"/>
        </w:rPr>
        <w:t>absolute refusal</w:t>
      </w:r>
      <w:r w:rsidRPr="00262B00">
        <w:rPr>
          <w:rFonts w:ascii="Times New Roman" w:eastAsia="Times New Roman" w:hAnsi="Times New Roman" w:cs="Times New Roman"/>
          <w:color w:val="000000"/>
          <w:kern w:val="0"/>
          <w14:ligatures w14:val="none"/>
        </w:rPr>
        <w:t>, which have different implications for evacuation planning and risk modeling.</w:t>
      </w:r>
    </w:p>
    <w:p w14:paraId="5ABCDE19" w14:textId="4E2798B4" w:rsidR="00603B18" w:rsidRPr="00262B00" w:rsidRDefault="00000000" w:rsidP="00603B1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084905">
          <v:rect id="_x0000_i1028" alt="" style="width:468pt;height:.05pt;mso-width-percent:0;mso-height-percent:0;mso-width-percent:0;mso-height-percent:0" o:hralign="center" o:hrstd="t" o:hrnoshade="t" o:hr="t" fillcolor="black" stroked="f"/>
        </w:pict>
      </w:r>
    </w:p>
    <w:p w14:paraId="1AA15986" w14:textId="77777777" w:rsidR="00603B18" w:rsidRPr="00262B00" w:rsidRDefault="4D3E4CE6" w:rsidP="2F0810AC">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2B00">
        <w:rPr>
          <w:rFonts w:ascii="Times New Roman" w:eastAsia="Times New Roman" w:hAnsi="Times New Roman" w:cs="Times New Roman"/>
          <w:b/>
          <w:bCs/>
          <w:color w:val="000000"/>
          <w:kern w:val="0"/>
          <w:sz w:val="36"/>
          <w:szCs w:val="36"/>
          <w14:ligatures w14:val="none"/>
        </w:rPr>
        <w:t>5. Data Structuring and Statistical Treatment</w:t>
      </w:r>
    </w:p>
    <w:p w14:paraId="3AF4277F"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The processed dataset was compiled into a structured </w:t>
      </w:r>
      <w:r w:rsidRPr="00262B00">
        <w:rPr>
          <w:rFonts w:ascii="Times New Roman" w:eastAsia="Times New Roman" w:hAnsi="Times New Roman" w:cs="Times New Roman"/>
          <w:b/>
          <w:bCs/>
          <w:color w:val="000000"/>
          <w:kern w:val="0"/>
          <w14:ligatures w14:val="none"/>
        </w:rPr>
        <w:t>Excel appendix</w:t>
      </w:r>
      <w:r w:rsidRPr="00262B00">
        <w:rPr>
          <w:rFonts w:ascii="Times New Roman" w:eastAsia="Times New Roman" w:hAnsi="Times New Roman" w:cs="Times New Roman"/>
          <w:color w:val="000000"/>
          <w:kern w:val="0"/>
          <w14:ligatures w14:val="none"/>
        </w:rPr>
        <w:t> provided with this report. The Excel file includes:</w:t>
      </w:r>
    </w:p>
    <w:p w14:paraId="439C075B" w14:textId="77777777" w:rsidR="00603B18" w:rsidRPr="00262B00" w:rsidRDefault="00603B18" w:rsidP="00603B18">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Fire event (Palisades, Eaton, Hurst).</w:t>
      </w:r>
    </w:p>
    <w:p w14:paraId="53D30E31" w14:textId="77777777" w:rsidR="00603B18" w:rsidRPr="00262B00" w:rsidRDefault="00603B18" w:rsidP="00603B18">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Delay factor(s) (coded categories).</w:t>
      </w:r>
    </w:p>
    <w:p w14:paraId="62D4495D" w14:textId="77777777" w:rsidR="00603B18" w:rsidRPr="00262B00" w:rsidRDefault="00603B18" w:rsidP="00603B18">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Approximate delay time (minutes, hours, ongoing refusal).</w:t>
      </w:r>
    </w:p>
    <w:p w14:paraId="050F4D48" w14:textId="77777777" w:rsidR="00603B18" w:rsidRPr="00262B00" w:rsidRDefault="00603B18" w:rsidP="00603B18">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Source reference (video title, channel, date, timestamp).</w:t>
      </w:r>
    </w:p>
    <w:p w14:paraId="37146420"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This raw dataset preserves </w:t>
      </w:r>
      <w:r w:rsidRPr="00262B00">
        <w:rPr>
          <w:rFonts w:ascii="Times New Roman" w:eastAsia="Times New Roman" w:hAnsi="Times New Roman" w:cs="Times New Roman"/>
          <w:b/>
          <w:bCs/>
          <w:color w:val="000000"/>
          <w:kern w:val="0"/>
          <w14:ligatures w14:val="none"/>
        </w:rPr>
        <w:t>granularity and traceability</w:t>
      </w:r>
      <w:r w:rsidRPr="00262B00">
        <w:rPr>
          <w:rFonts w:ascii="Times New Roman" w:eastAsia="Times New Roman" w:hAnsi="Times New Roman" w:cs="Times New Roman"/>
          <w:color w:val="000000"/>
          <w:kern w:val="0"/>
          <w14:ligatures w14:val="none"/>
        </w:rPr>
        <w:t>, allowing independent verification.</w:t>
      </w:r>
    </w:p>
    <w:p w14:paraId="2451F678"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To aid interpretation, the dataset was then </w:t>
      </w:r>
      <w:r w:rsidRPr="00262B00">
        <w:rPr>
          <w:rFonts w:ascii="Times New Roman" w:eastAsia="Times New Roman" w:hAnsi="Times New Roman" w:cs="Times New Roman"/>
          <w:b/>
          <w:bCs/>
          <w:color w:val="000000"/>
          <w:kern w:val="0"/>
          <w14:ligatures w14:val="none"/>
        </w:rPr>
        <w:t>cleaned and aggregated</w:t>
      </w:r>
      <w:r w:rsidRPr="00262B00">
        <w:rPr>
          <w:rFonts w:ascii="Times New Roman" w:eastAsia="Times New Roman" w:hAnsi="Times New Roman" w:cs="Times New Roman"/>
          <w:color w:val="000000"/>
          <w:kern w:val="0"/>
          <w14:ligatures w14:val="none"/>
        </w:rPr>
        <w:t> into a categorical summary table (see below). This step followed a three-stage process:</w:t>
      </w:r>
    </w:p>
    <w:p w14:paraId="77692113" w14:textId="77777777" w:rsidR="00603B18" w:rsidRPr="00262B00" w:rsidRDefault="00603B18" w:rsidP="00603B18">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Grouping by delay category</w:t>
      </w:r>
      <w:r w:rsidRPr="00262B00">
        <w:rPr>
          <w:rFonts w:ascii="Times New Roman" w:eastAsia="Times New Roman" w:hAnsi="Times New Roman" w:cs="Times New Roman"/>
          <w:color w:val="000000"/>
          <w:kern w:val="0"/>
          <w14:ligatures w14:val="none"/>
        </w:rPr>
        <w:t> (collapsing individual testimonies into broader causal domains).</w:t>
      </w:r>
    </w:p>
    <w:p w14:paraId="1726BAAF" w14:textId="77777777" w:rsidR="00603B18" w:rsidRPr="00262B00" w:rsidRDefault="00603B18" w:rsidP="00603B18">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Synthesizing delay time ranges</w:t>
      </w:r>
      <w:r w:rsidRPr="00262B00">
        <w:rPr>
          <w:rFonts w:ascii="Times New Roman" w:eastAsia="Times New Roman" w:hAnsi="Times New Roman" w:cs="Times New Roman"/>
          <w:color w:val="000000"/>
          <w:kern w:val="0"/>
          <w14:ligatures w14:val="none"/>
        </w:rPr>
        <w:t> (from precise values and relative estimates).</w:t>
      </w:r>
    </w:p>
    <w:p w14:paraId="43D48AE4" w14:textId="77777777" w:rsidR="00603B18" w:rsidRPr="00262B00" w:rsidRDefault="00603B18" w:rsidP="00603B18">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b/>
          <w:bCs/>
          <w:color w:val="000000"/>
          <w:kern w:val="0"/>
          <w14:ligatures w14:val="none"/>
        </w:rPr>
        <w:t>Selecting representative examples</w:t>
      </w:r>
      <w:r w:rsidRPr="00262B00">
        <w:rPr>
          <w:rFonts w:ascii="Times New Roman" w:eastAsia="Times New Roman" w:hAnsi="Times New Roman" w:cs="Times New Roman"/>
          <w:color w:val="000000"/>
          <w:kern w:val="0"/>
          <w14:ligatures w14:val="none"/>
        </w:rPr>
        <w:t> for each category to illustrate real-world manifestations.</w:t>
      </w:r>
    </w:p>
    <w:p w14:paraId="4BE112F6" w14:textId="77777777" w:rsidR="00603B18" w:rsidRPr="00262B00"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262B00">
        <w:rPr>
          <w:rFonts w:ascii="Times New Roman" w:eastAsia="Times New Roman" w:hAnsi="Times New Roman" w:cs="Times New Roman"/>
          <w:color w:val="000000"/>
          <w:kern w:val="0"/>
          <w14:ligatures w14:val="none"/>
        </w:rPr>
        <w:t>This process ensures both </w:t>
      </w:r>
      <w:r w:rsidRPr="00262B00">
        <w:rPr>
          <w:rFonts w:ascii="Times New Roman" w:eastAsia="Times New Roman" w:hAnsi="Times New Roman" w:cs="Times New Roman"/>
          <w:b/>
          <w:bCs/>
          <w:color w:val="000000"/>
          <w:kern w:val="0"/>
          <w14:ligatures w14:val="none"/>
        </w:rPr>
        <w:t>quantitative insight (time ranges)</w:t>
      </w:r>
      <w:r w:rsidRPr="00262B00">
        <w:rPr>
          <w:rFonts w:ascii="Times New Roman" w:eastAsia="Times New Roman" w:hAnsi="Times New Roman" w:cs="Times New Roman"/>
          <w:color w:val="000000"/>
          <w:kern w:val="0"/>
          <w14:ligatures w14:val="none"/>
        </w:rPr>
        <w:t> and </w:t>
      </w:r>
      <w:r w:rsidRPr="00262B00">
        <w:rPr>
          <w:rFonts w:ascii="Times New Roman" w:eastAsia="Times New Roman" w:hAnsi="Times New Roman" w:cs="Times New Roman"/>
          <w:b/>
          <w:bCs/>
          <w:color w:val="000000"/>
          <w:kern w:val="0"/>
          <w14:ligatures w14:val="none"/>
        </w:rPr>
        <w:t>qualitative richness (illustrative cases)</w:t>
      </w:r>
      <w:r w:rsidRPr="00262B00">
        <w:rPr>
          <w:rFonts w:ascii="Times New Roman" w:eastAsia="Times New Roman" w:hAnsi="Times New Roman" w:cs="Times New Roman"/>
          <w:color w:val="000000"/>
          <w:kern w:val="0"/>
          <w14:ligatures w14:val="none"/>
        </w:rPr>
        <w:t> are preserved.</w:t>
      </w:r>
    </w:p>
    <w:p w14:paraId="14A141CF" w14:textId="601A0A54" w:rsidR="00603B18" w:rsidRPr="00262B00" w:rsidRDefault="00000000" w:rsidP="00603B1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D07431">
          <v:rect id="_x0000_i1029" alt="" style="width:468pt;height:.05pt;mso-width-percent:0;mso-height-percent:0;mso-width-percent:0;mso-height-percent:0" o:hralign="center" o:hrstd="t" o:hrnoshade="t" o:hr="t" fillcolor="black" stroked="f"/>
        </w:pict>
      </w:r>
    </w:p>
    <w:p w14:paraId="09665EE5" w14:textId="77777777" w:rsidR="00603B18" w:rsidRPr="00262B00"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262B00">
        <w:rPr>
          <w:rFonts w:ascii="Times New Roman" w:eastAsia="Times New Roman" w:hAnsi="Times New Roman" w:cs="Times New Roman"/>
          <w:b/>
          <w:bCs/>
          <w:color w:val="000000"/>
          <w:kern w:val="0"/>
          <w:sz w:val="36"/>
          <w:szCs w:val="36"/>
          <w14:ligatures w14:val="none"/>
        </w:rPr>
        <w:t>6. Cleaned Summary Table of Delay Classifications</w:t>
      </w:r>
    </w:p>
    <w:tbl>
      <w:tblPr>
        <w:tblStyle w:val="ListTable3-Accent3"/>
        <w:tblW w:w="9836" w:type="dxa"/>
        <w:tblLook w:val="04A0" w:firstRow="1" w:lastRow="0" w:firstColumn="1" w:lastColumn="0" w:noHBand="0" w:noVBand="1"/>
      </w:tblPr>
      <w:tblGrid>
        <w:gridCol w:w="2673"/>
        <w:gridCol w:w="3024"/>
        <w:gridCol w:w="4181"/>
      </w:tblGrid>
      <w:tr w:rsidR="00603B18" w:rsidRPr="00271E6D" w14:paraId="6CC05652" w14:textId="77777777" w:rsidTr="00E404C1">
        <w:trPr>
          <w:cnfStyle w:val="100000000000" w:firstRow="1" w:lastRow="0" w:firstColumn="0" w:lastColumn="0" w:oddVBand="0" w:evenVBand="0" w:oddHBand="0" w:evenHBand="0" w:firstRowFirstColumn="0" w:firstRowLastColumn="0" w:lastRowFirstColumn="0" w:lastRowLastColumn="0"/>
          <w:trHeight w:val="329"/>
        </w:trPr>
        <w:tc>
          <w:tcPr>
            <w:cnfStyle w:val="001000000100" w:firstRow="0" w:lastRow="0" w:firstColumn="1" w:lastColumn="0" w:oddVBand="0" w:evenVBand="0" w:oddHBand="0" w:evenHBand="0" w:firstRowFirstColumn="1" w:firstRowLastColumn="0" w:lastRowFirstColumn="0" w:lastRowLastColumn="0"/>
            <w:tcW w:w="2631" w:type="dxa"/>
            <w:noWrap/>
            <w:hideMark/>
          </w:tcPr>
          <w:p w14:paraId="37532F9D"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Category</w:t>
            </w:r>
          </w:p>
        </w:tc>
        <w:tc>
          <w:tcPr>
            <w:tcW w:w="3024" w:type="dxa"/>
            <w:noWrap/>
            <w:hideMark/>
          </w:tcPr>
          <w:p w14:paraId="0D566B43" w14:textId="77777777" w:rsidR="00603B18" w:rsidRPr="00271E6D" w:rsidRDefault="00603B18" w:rsidP="00E404C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Delay Time Range</w:t>
            </w:r>
          </w:p>
        </w:tc>
        <w:tc>
          <w:tcPr>
            <w:tcW w:w="4181" w:type="dxa"/>
            <w:noWrap/>
            <w:hideMark/>
          </w:tcPr>
          <w:p w14:paraId="475D98EB" w14:textId="77777777" w:rsidR="00603B18" w:rsidRPr="00271E6D" w:rsidRDefault="00603B18" w:rsidP="00E404C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Examples</w:t>
            </w:r>
          </w:p>
        </w:tc>
      </w:tr>
      <w:tr w:rsidR="00603B18" w:rsidRPr="00271E6D" w14:paraId="0EBE7141" w14:textId="77777777" w:rsidTr="00E404C1">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29BC77A9"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Traffic/transport</w:t>
            </w:r>
          </w:p>
        </w:tc>
        <w:tc>
          <w:tcPr>
            <w:tcW w:w="3024" w:type="dxa"/>
            <w:noWrap/>
            <w:hideMark/>
          </w:tcPr>
          <w:p w14:paraId="3E474937"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60–150 min</w:t>
            </w:r>
          </w:p>
        </w:tc>
        <w:tc>
          <w:tcPr>
            <w:tcW w:w="4181" w:type="dxa"/>
            <w:noWrap/>
            <w:hideMark/>
          </w:tcPr>
          <w:p w14:paraId="4FD08D02"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No car, gridlock, blocked roads</w:t>
            </w:r>
          </w:p>
        </w:tc>
      </w:tr>
      <w:tr w:rsidR="00603B18" w:rsidRPr="00271E6D" w14:paraId="311A3629" w14:textId="77777777" w:rsidTr="00E404C1">
        <w:trPr>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3B0B70D4"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Alert/communication failures</w:t>
            </w:r>
          </w:p>
        </w:tc>
        <w:tc>
          <w:tcPr>
            <w:tcW w:w="3024" w:type="dxa"/>
            <w:noWrap/>
            <w:hideMark/>
          </w:tcPr>
          <w:p w14:paraId="40F440EB" w14:textId="77777777" w:rsidR="00603B18" w:rsidRPr="00271E6D" w:rsidRDefault="00603B18" w:rsidP="00E40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1–6 hrs+</w:t>
            </w:r>
          </w:p>
        </w:tc>
        <w:tc>
          <w:tcPr>
            <w:tcW w:w="4181" w:type="dxa"/>
            <w:noWrap/>
            <w:hideMark/>
          </w:tcPr>
          <w:p w14:paraId="756B5148" w14:textId="77777777" w:rsidR="00603B18" w:rsidRPr="00271E6D" w:rsidRDefault="00603B18" w:rsidP="00E40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Wireless alert delays, ambiguous alerts</w:t>
            </w:r>
          </w:p>
        </w:tc>
      </w:tr>
      <w:tr w:rsidR="00603B18" w:rsidRPr="00271E6D" w14:paraId="15C05F2F" w14:textId="77777777" w:rsidTr="00E404C1">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559C983D"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lastRenderedPageBreak/>
              <w:t>Emotional/psychological</w:t>
            </w:r>
          </w:p>
        </w:tc>
        <w:tc>
          <w:tcPr>
            <w:tcW w:w="3024" w:type="dxa"/>
            <w:noWrap/>
            <w:hideMark/>
          </w:tcPr>
          <w:p w14:paraId="738931BA"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0–120 min, some ongoing refusals</w:t>
            </w:r>
          </w:p>
        </w:tc>
        <w:tc>
          <w:tcPr>
            <w:tcW w:w="4181" w:type="dxa"/>
            <w:noWrap/>
            <w:hideMark/>
          </w:tcPr>
          <w:p w14:paraId="7145970A"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Emotional hesitation, pets, trauma</w:t>
            </w:r>
          </w:p>
        </w:tc>
      </w:tr>
      <w:tr w:rsidR="00603B18" w:rsidRPr="00271E6D" w14:paraId="2067AD04" w14:textId="77777777" w:rsidTr="00E404C1">
        <w:trPr>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10104DFE"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Underestimation of risk</w:t>
            </w:r>
          </w:p>
        </w:tc>
        <w:tc>
          <w:tcPr>
            <w:tcW w:w="3024" w:type="dxa"/>
            <w:noWrap/>
            <w:hideMark/>
          </w:tcPr>
          <w:p w14:paraId="5C8CBA6D" w14:textId="77777777" w:rsidR="00603B18" w:rsidRPr="00271E6D" w:rsidRDefault="00603B18" w:rsidP="00E40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2–10 hrs</w:t>
            </w:r>
          </w:p>
        </w:tc>
        <w:tc>
          <w:tcPr>
            <w:tcW w:w="4181" w:type="dxa"/>
            <w:noWrap/>
            <w:hideMark/>
          </w:tcPr>
          <w:p w14:paraId="1DD8C76F" w14:textId="77777777" w:rsidR="00603B18" w:rsidRPr="00271E6D" w:rsidRDefault="00603B18" w:rsidP="00E40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Thought small/distant, waited until power shutoff</w:t>
            </w:r>
          </w:p>
        </w:tc>
      </w:tr>
      <w:tr w:rsidR="00603B18" w:rsidRPr="00271E6D" w14:paraId="372A3248" w14:textId="77777777" w:rsidTr="00E404C1">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44653510"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Logistical/practical</w:t>
            </w:r>
          </w:p>
        </w:tc>
        <w:tc>
          <w:tcPr>
            <w:tcW w:w="3024" w:type="dxa"/>
            <w:noWrap/>
            <w:hideMark/>
          </w:tcPr>
          <w:p w14:paraId="79B19301"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15 min – several hrs</w:t>
            </w:r>
          </w:p>
        </w:tc>
        <w:tc>
          <w:tcPr>
            <w:tcW w:w="4181" w:type="dxa"/>
            <w:noWrap/>
            <w:hideMark/>
          </w:tcPr>
          <w:p w14:paraId="2C6198A8"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Packing, medical needs, animal rescue</w:t>
            </w:r>
          </w:p>
        </w:tc>
      </w:tr>
      <w:tr w:rsidR="00603B18" w:rsidRPr="00271E6D" w14:paraId="02F005C5" w14:textId="77777777" w:rsidTr="00E404C1">
        <w:trPr>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68D7D868"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Immediate/no delay</w:t>
            </w:r>
          </w:p>
        </w:tc>
        <w:tc>
          <w:tcPr>
            <w:tcW w:w="3024" w:type="dxa"/>
            <w:noWrap/>
            <w:hideMark/>
          </w:tcPr>
          <w:p w14:paraId="3B960F55" w14:textId="77777777" w:rsidR="00603B18" w:rsidRPr="00271E6D" w:rsidRDefault="00603B18" w:rsidP="00E40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0 min – “just in time” minutes</w:t>
            </w:r>
          </w:p>
        </w:tc>
        <w:tc>
          <w:tcPr>
            <w:tcW w:w="4181" w:type="dxa"/>
            <w:noWrap/>
            <w:hideMark/>
          </w:tcPr>
          <w:p w14:paraId="06D70BE5" w14:textId="77777777" w:rsidR="00603B18" w:rsidRPr="00271E6D" w:rsidRDefault="00603B18" w:rsidP="00E404C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Babysitter evacuation, Go Bags</w:t>
            </w:r>
          </w:p>
        </w:tc>
      </w:tr>
      <w:tr w:rsidR="00603B18" w:rsidRPr="00271E6D" w14:paraId="27AB2102" w14:textId="77777777" w:rsidTr="00E404C1">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631" w:type="dxa"/>
            <w:noWrap/>
            <w:hideMark/>
          </w:tcPr>
          <w:p w14:paraId="4D1A052C" w14:textId="77777777" w:rsidR="00603B18" w:rsidRPr="00271E6D" w:rsidRDefault="00603B18" w:rsidP="00E404C1">
            <w:pPr>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Stayed/never evacuated</w:t>
            </w:r>
          </w:p>
        </w:tc>
        <w:tc>
          <w:tcPr>
            <w:tcW w:w="3024" w:type="dxa"/>
            <w:noWrap/>
            <w:hideMark/>
          </w:tcPr>
          <w:p w14:paraId="7A454213"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Entire event</w:t>
            </w:r>
          </w:p>
        </w:tc>
        <w:tc>
          <w:tcPr>
            <w:tcW w:w="4181" w:type="dxa"/>
            <w:noWrap/>
            <w:hideMark/>
          </w:tcPr>
          <w:p w14:paraId="4E04C29F" w14:textId="77777777" w:rsidR="00603B18" w:rsidRPr="00271E6D" w:rsidRDefault="00603B18" w:rsidP="00E404C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271E6D">
              <w:rPr>
                <w:rFonts w:ascii="Calibri" w:eastAsia="Times New Roman" w:hAnsi="Calibri" w:cs="Calibri"/>
                <w:color w:val="000000"/>
                <w:kern w:val="0"/>
                <w14:ligatures w14:val="none"/>
              </w:rPr>
              <w:t>Hose defense, community solidarity</w:t>
            </w:r>
          </w:p>
        </w:tc>
      </w:tr>
    </w:tbl>
    <w:p w14:paraId="6B1E1BFF" w14:textId="77777777" w:rsidR="00603B18" w:rsidRDefault="00603B18" w:rsidP="00603B18"/>
    <w:p w14:paraId="7D24F068" w14:textId="77777777" w:rsidR="00603B18" w:rsidRDefault="00603B18" w:rsidP="00603B18"/>
    <w:p w14:paraId="0D27BFD8" w14:textId="77777777" w:rsidR="00603B18" w:rsidRPr="00FA3341"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FA3341">
        <w:rPr>
          <w:rFonts w:ascii="Times New Roman" w:eastAsia="Times New Roman" w:hAnsi="Times New Roman" w:cs="Times New Roman"/>
          <w:b/>
          <w:bCs/>
          <w:color w:val="000000"/>
          <w:kern w:val="0"/>
          <w:sz w:val="36"/>
          <w:szCs w:val="36"/>
          <w14:ligatures w14:val="none"/>
        </w:rPr>
        <w:t>7. Triangulation with External Sources</w:t>
      </w:r>
    </w:p>
    <w:p w14:paraId="48F770E6" w14:textId="77777777" w:rsidR="00603B18" w:rsidRPr="00FA3341"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YouTube testimonies were cross-referenced with:</w:t>
      </w:r>
    </w:p>
    <w:p w14:paraId="57B30092" w14:textId="77777777" w:rsidR="00603B18" w:rsidRPr="00FA3341" w:rsidRDefault="00603B18" w:rsidP="00603B18">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Broadcast transcripts (CNN, ABC7, NBC, Fox).</w:t>
      </w:r>
    </w:p>
    <w:p w14:paraId="0929B2CA" w14:textId="77777777" w:rsidR="00603B18" w:rsidRPr="00FA3341" w:rsidRDefault="00603B18" w:rsidP="00603B18">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Investigative reports (e.g., KTLA coverage of delayed wireless alerts).</w:t>
      </w:r>
    </w:p>
    <w:p w14:paraId="1FBCA961" w14:textId="77777777" w:rsidR="00603B18" w:rsidRPr="00FA3341" w:rsidRDefault="00603B18" w:rsidP="00603B18">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Policy-oriented interviews (e.g., Los Angeles County officials).</w:t>
      </w:r>
    </w:p>
    <w:p w14:paraId="23BAB858" w14:textId="77777777" w:rsidR="00603B18" w:rsidRPr="00FA3341"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This triangulation provided </w:t>
      </w:r>
      <w:r w:rsidRPr="00FA3341">
        <w:rPr>
          <w:rFonts w:ascii="Times New Roman" w:eastAsia="Times New Roman" w:hAnsi="Times New Roman" w:cs="Times New Roman"/>
          <w:b/>
          <w:bCs/>
          <w:color w:val="000000"/>
          <w:kern w:val="0"/>
          <w14:ligatures w14:val="none"/>
        </w:rPr>
        <w:t>external validity</w:t>
      </w:r>
      <w:r w:rsidRPr="00FA3341">
        <w:rPr>
          <w:rFonts w:ascii="Times New Roman" w:eastAsia="Times New Roman" w:hAnsi="Times New Roman" w:cs="Times New Roman"/>
          <w:color w:val="000000"/>
          <w:kern w:val="0"/>
          <w14:ligatures w14:val="none"/>
        </w:rPr>
        <w:t>, reducing reliance on single narratives and linking individual accounts to systemic patterns (e.g., alert failures leading to multi-hour delays).</w:t>
      </w:r>
    </w:p>
    <w:p w14:paraId="4D3ED418" w14:textId="620B29A8" w:rsidR="00603B18" w:rsidRPr="00FA3341" w:rsidRDefault="00000000" w:rsidP="00603B18">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05FBCA8">
          <v:rect id="_x0000_i1030" alt="" style="width:468pt;height:.05pt;mso-width-percent:0;mso-height-percent:0;mso-width-percent:0;mso-height-percent:0" o:hralign="center" o:hrstd="t" o:hrnoshade="t" o:hr="t" fillcolor="black" stroked="f"/>
        </w:pict>
      </w:r>
    </w:p>
    <w:p w14:paraId="7E5B8B89" w14:textId="77777777" w:rsidR="00603B18" w:rsidRPr="00FA3341" w:rsidRDefault="00603B18" w:rsidP="00603B18">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FA3341">
        <w:rPr>
          <w:rFonts w:ascii="Times New Roman" w:eastAsia="Times New Roman" w:hAnsi="Times New Roman" w:cs="Times New Roman"/>
          <w:b/>
          <w:bCs/>
          <w:color w:val="000000"/>
          <w:kern w:val="0"/>
          <w:sz w:val="36"/>
          <w:szCs w:val="36"/>
          <w14:ligatures w14:val="none"/>
        </w:rPr>
        <w:t>8. Ethical Considerations</w:t>
      </w:r>
    </w:p>
    <w:p w14:paraId="1904F96A" w14:textId="77777777" w:rsidR="00603B18" w:rsidRPr="00FA3341" w:rsidRDefault="00603B18" w:rsidP="00603B18">
      <w:p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Since all data originated from </w:t>
      </w:r>
      <w:r w:rsidRPr="00FA3341">
        <w:rPr>
          <w:rFonts w:ascii="Times New Roman" w:eastAsia="Times New Roman" w:hAnsi="Times New Roman" w:cs="Times New Roman"/>
          <w:b/>
          <w:bCs/>
          <w:color w:val="000000"/>
          <w:kern w:val="0"/>
          <w14:ligatures w14:val="none"/>
        </w:rPr>
        <w:t>publicly available videos</w:t>
      </w:r>
      <w:r w:rsidRPr="00FA3341">
        <w:rPr>
          <w:rFonts w:ascii="Times New Roman" w:eastAsia="Times New Roman" w:hAnsi="Times New Roman" w:cs="Times New Roman"/>
          <w:color w:val="000000"/>
          <w:kern w:val="0"/>
          <w14:ligatures w14:val="none"/>
        </w:rPr>
        <w:t>, it was treated as </w:t>
      </w:r>
      <w:r w:rsidRPr="00FA3341">
        <w:rPr>
          <w:rFonts w:ascii="Times New Roman" w:eastAsia="Times New Roman" w:hAnsi="Times New Roman" w:cs="Times New Roman"/>
          <w:b/>
          <w:bCs/>
          <w:color w:val="000000"/>
          <w:kern w:val="0"/>
          <w14:ligatures w14:val="none"/>
        </w:rPr>
        <w:t>secondary data</w:t>
      </w:r>
      <w:r w:rsidRPr="00FA3341">
        <w:rPr>
          <w:rFonts w:ascii="Times New Roman" w:eastAsia="Times New Roman" w:hAnsi="Times New Roman" w:cs="Times New Roman"/>
          <w:color w:val="000000"/>
          <w:kern w:val="0"/>
          <w14:ligatures w14:val="none"/>
        </w:rPr>
        <w:t> under IRB exemption principles. To safeguard ethics:</w:t>
      </w:r>
    </w:p>
    <w:p w14:paraId="6EE107AF" w14:textId="77777777" w:rsidR="00603B18" w:rsidRPr="00FA3341" w:rsidRDefault="00603B18" w:rsidP="00603B18">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Attribution was made to </w:t>
      </w:r>
      <w:r w:rsidRPr="00FA3341">
        <w:rPr>
          <w:rFonts w:ascii="Times New Roman" w:eastAsia="Times New Roman" w:hAnsi="Times New Roman" w:cs="Times New Roman"/>
          <w:b/>
          <w:bCs/>
          <w:color w:val="000000"/>
          <w:kern w:val="0"/>
          <w14:ligatures w14:val="none"/>
        </w:rPr>
        <w:t>video channels</w:t>
      </w:r>
      <w:r w:rsidRPr="00FA3341">
        <w:rPr>
          <w:rFonts w:ascii="Times New Roman" w:eastAsia="Times New Roman" w:hAnsi="Times New Roman" w:cs="Times New Roman"/>
          <w:color w:val="000000"/>
          <w:kern w:val="0"/>
          <w14:ligatures w14:val="none"/>
        </w:rPr>
        <w:t>, not private individuals, unless already publicized by news outlets.</w:t>
      </w:r>
    </w:p>
    <w:p w14:paraId="49F0BCE9" w14:textId="77777777" w:rsidR="00603B18" w:rsidRPr="00FA3341" w:rsidRDefault="00603B18" w:rsidP="00603B18">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Sensitive cases (e.g., fatalities, trauma) were described factually but without sensationalism.</w:t>
      </w:r>
    </w:p>
    <w:p w14:paraId="338C05B2" w14:textId="77777777" w:rsidR="00603B18" w:rsidRPr="00FA3341" w:rsidRDefault="00603B18" w:rsidP="00603B18">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FA3341">
        <w:rPr>
          <w:rFonts w:ascii="Times New Roman" w:eastAsia="Times New Roman" w:hAnsi="Times New Roman" w:cs="Times New Roman"/>
          <w:color w:val="000000"/>
          <w:kern w:val="0"/>
          <w14:ligatures w14:val="none"/>
        </w:rPr>
        <w:t>Findings were framed to emphasize </w:t>
      </w:r>
      <w:r w:rsidRPr="00FA3341">
        <w:rPr>
          <w:rFonts w:ascii="Times New Roman" w:eastAsia="Times New Roman" w:hAnsi="Times New Roman" w:cs="Times New Roman"/>
          <w:b/>
          <w:bCs/>
          <w:color w:val="000000"/>
          <w:kern w:val="0"/>
          <w14:ligatures w14:val="none"/>
        </w:rPr>
        <w:t>systemic learning for evacuation planning</w:t>
      </w:r>
      <w:r w:rsidRPr="00FA3341">
        <w:rPr>
          <w:rFonts w:ascii="Times New Roman" w:eastAsia="Times New Roman" w:hAnsi="Times New Roman" w:cs="Times New Roman"/>
          <w:color w:val="000000"/>
          <w:kern w:val="0"/>
          <w14:ligatures w14:val="none"/>
        </w:rPr>
        <w:t>, rather than critique of individual decisions.</w:t>
      </w:r>
    </w:p>
    <w:p w14:paraId="1DC34958" w14:textId="77777777" w:rsidR="00603B18" w:rsidRDefault="00603B18" w:rsidP="00603B18"/>
    <w:p w14:paraId="3FAF9B10" w14:textId="7DF9B89E" w:rsidR="7A57F78E" w:rsidRDefault="7A57F78E" w:rsidP="00626D65">
      <w:pPr>
        <w:pStyle w:val="Heading2"/>
      </w:pPr>
      <w:r w:rsidRPr="2F0810AC">
        <w:t>Appendix B:</w:t>
      </w:r>
    </w:p>
    <w:p w14:paraId="184A00C5" w14:textId="2FBCFE48" w:rsidR="7A57F78E" w:rsidRDefault="7A57F78E" w:rsidP="2F0810AC">
      <w:pPr>
        <w:spacing w:beforeAutospacing="1" w:afterAutospacing="1"/>
        <w:outlineLvl w:val="0"/>
        <w:rPr>
          <w:del w:id="12" w:author="haiga03@g.ucla.edu" w:date="2025-12-20T04:26:00Z" w16du:dateUtc="2025-12-20T04:26:18Z"/>
          <w:rFonts w:ascii="Times New Roman" w:eastAsia="Times New Roman" w:hAnsi="Times New Roman" w:cs="Times New Roman"/>
          <w:b/>
          <w:bCs/>
          <w:color w:val="000000" w:themeColor="text1"/>
          <w:sz w:val="48"/>
          <w:szCs w:val="48"/>
        </w:rPr>
      </w:pPr>
      <w:r w:rsidRPr="79CB7BA6">
        <w:rPr>
          <w:rFonts w:ascii="Times New Roman" w:eastAsia="Times New Roman" w:hAnsi="Times New Roman" w:cs="Times New Roman"/>
          <w:b/>
          <w:bCs/>
          <w:color w:val="000000" w:themeColor="text1"/>
          <w:sz w:val="48"/>
          <w:szCs w:val="48"/>
        </w:rPr>
        <w:t xml:space="preserve">Full Questionnaire </w:t>
      </w:r>
    </w:p>
    <w:p w14:paraId="75ECD5AF" w14:textId="3CF6BE69" w:rsidR="2F0810AC" w:rsidRDefault="538B20AC" w:rsidP="79CB7BA6">
      <w:pPr>
        <w:spacing w:beforeAutospacing="1" w:afterAutospacing="1"/>
        <w:rPr>
          <w:del w:id="13" w:author="haiga03@g.ucla.edu" w:date="2025-12-20T04:27:00Z" w16du:dateUtc="2025-12-20T04:27:51Z"/>
          <w:rFonts w:ascii="Times New Roman" w:eastAsia="Times New Roman" w:hAnsi="Times New Roman" w:cs="Times New Roman"/>
          <w:rPrChange w:id="14" w:author="haiga03@g.ucla.edu" w:date="2025-12-20T04:27:00Z">
            <w:rPr>
              <w:del w:id="15" w:author="haiga03@g.ucla.edu" w:date="2025-12-20T04:27:00Z" w16du:dateUtc="2025-12-20T04:27:51Z"/>
            </w:rPr>
          </w:rPrChange>
        </w:rPr>
      </w:pPr>
      <w:r w:rsidRPr="79CB7BA6">
        <w:rPr>
          <w:rFonts w:ascii="Times New Roman" w:eastAsia="Times New Roman" w:hAnsi="Times New Roman" w:cs="Times New Roman"/>
          <w:rPrChange w:id="16" w:author="haiga03@g.ucla.edu" w:date="2025-12-20T04:27:00Z">
            <w:rPr/>
          </w:rPrChange>
        </w:rPr>
        <w:lastRenderedPageBreak/>
        <w:t xml:space="preserve">The Following questionnaire was distributed through social media and amongst affected communities to collect data on household composition, transportation access, individual evacuation challenges, and overall evacuation timing and preparedness. </w:t>
      </w:r>
    </w:p>
    <w:p w14:paraId="760E4858" w14:textId="76309F5C" w:rsidR="13C3660D" w:rsidRDefault="0D8130BA" w:rsidP="79CB7BA6">
      <w:pPr>
        <w:spacing w:beforeAutospacing="1" w:afterAutospacing="1"/>
        <w:rPr>
          <w:ins w:id="17" w:author="haiga03@g.ucla.edu" w:date="2025-12-20T04:42:00Z" w16du:dateUtc="2025-12-20T04:42:18Z"/>
          <w:rFonts w:ascii="Times New Roman" w:eastAsia="Times New Roman" w:hAnsi="Times New Roman" w:cs="Times New Roman"/>
        </w:rPr>
      </w:pPr>
      <w:hyperlink r:id="rId20">
        <w:r w:rsidRPr="122CFAE4">
          <w:rPr>
            <w:rStyle w:val="Hyperlink"/>
          </w:rPr>
          <w:t>A link to the form is also embedded for future data collection.</w:t>
        </w:r>
      </w:hyperlink>
      <w:r w:rsidRPr="122CFAE4">
        <w:rPr>
          <w:rFonts w:ascii="Times New Roman" w:eastAsia="Times New Roman" w:hAnsi="Times New Roman" w:cs="Times New Roman"/>
        </w:rPr>
        <w:t xml:space="preserve"> </w:t>
      </w:r>
    </w:p>
    <w:p w14:paraId="472AB1A6" w14:textId="3AB134F4" w:rsidR="556F0A95" w:rsidRDefault="194AEFDF" w:rsidP="122CFAE4">
      <w:pPr>
        <w:spacing w:beforeAutospacing="1" w:afterAutospacing="1"/>
      </w:pPr>
      <w:ins w:id="18" w:author="haiga03@g.ucla.edu" w:date="2025-12-20T05:02:00Z">
        <w:r>
          <w:rPr>
            <w:noProof/>
          </w:rPr>
          <w:lastRenderedPageBreak/>
          <w:drawing>
            <wp:inline distT="0" distB="0" distL="0" distR="0" wp14:anchorId="15B26C78" wp14:editId="7AD1004F">
              <wp:extent cx="6019089" cy="8327963"/>
              <wp:effectExtent l="0" t="0" r="0" b="0"/>
              <wp:docPr id="493207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07860" name="Picture 493207860"/>
                      <pic:cNvPicPr/>
                    </pic:nvPicPr>
                    <pic:blipFill>
                      <a:blip r:embed="rId21">
                        <a:extLst>
                          <a:ext uri="{28A0092B-C50C-407E-A947-70E740481C1C}">
                            <a14:useLocalDpi xmlns:a14="http://schemas.microsoft.com/office/drawing/2010/main"/>
                          </a:ext>
                        </a:extLst>
                      </a:blip>
                      <a:stretch>
                        <a:fillRect/>
                      </a:stretch>
                    </pic:blipFill>
                    <pic:spPr>
                      <a:xfrm>
                        <a:off x="0" y="0"/>
                        <a:ext cx="6019089" cy="8327963"/>
                      </a:xfrm>
                      <a:prstGeom prst="rect">
                        <a:avLst/>
                      </a:prstGeom>
                    </pic:spPr>
                  </pic:pic>
                </a:graphicData>
              </a:graphic>
            </wp:inline>
          </w:drawing>
        </w:r>
        <w:r>
          <w:rPr>
            <w:noProof/>
          </w:rPr>
          <w:lastRenderedPageBreak/>
          <w:drawing>
            <wp:inline distT="0" distB="0" distL="0" distR="0" wp14:anchorId="089328DA" wp14:editId="54728534">
              <wp:extent cx="6015067" cy="8530459"/>
              <wp:effectExtent l="0" t="0" r="0" b="0"/>
              <wp:docPr id="2046074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74687" name="Picture 2046074687"/>
                      <pic:cNvPicPr/>
                    </pic:nvPicPr>
                    <pic:blipFill>
                      <a:blip r:embed="rId22">
                        <a:extLst>
                          <a:ext uri="{28A0092B-C50C-407E-A947-70E740481C1C}">
                            <a14:useLocalDpi xmlns:a14="http://schemas.microsoft.com/office/drawing/2010/main"/>
                          </a:ext>
                        </a:extLst>
                      </a:blip>
                      <a:stretch>
                        <a:fillRect/>
                      </a:stretch>
                    </pic:blipFill>
                    <pic:spPr>
                      <a:xfrm>
                        <a:off x="0" y="0"/>
                        <a:ext cx="6015067" cy="8530459"/>
                      </a:xfrm>
                      <a:prstGeom prst="rect">
                        <a:avLst/>
                      </a:prstGeom>
                    </pic:spPr>
                  </pic:pic>
                </a:graphicData>
              </a:graphic>
            </wp:inline>
          </w:drawing>
        </w:r>
        <w:r>
          <w:rPr>
            <w:noProof/>
          </w:rPr>
          <w:lastRenderedPageBreak/>
          <w:drawing>
            <wp:inline distT="0" distB="0" distL="0" distR="0" wp14:anchorId="370C2210" wp14:editId="4A9888EF">
              <wp:extent cx="6016839" cy="8324850"/>
              <wp:effectExtent l="0" t="0" r="0" b="0"/>
              <wp:docPr id="114471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414" name="Picture 114471414"/>
                      <pic:cNvPicPr/>
                    </pic:nvPicPr>
                    <pic:blipFill>
                      <a:blip r:embed="rId23">
                        <a:extLst>
                          <a:ext uri="{28A0092B-C50C-407E-A947-70E740481C1C}">
                            <a14:useLocalDpi xmlns:a14="http://schemas.microsoft.com/office/drawing/2010/main"/>
                          </a:ext>
                        </a:extLst>
                      </a:blip>
                      <a:stretch>
                        <a:fillRect/>
                      </a:stretch>
                    </pic:blipFill>
                    <pic:spPr>
                      <a:xfrm>
                        <a:off x="0" y="0"/>
                        <a:ext cx="6016839" cy="8324850"/>
                      </a:xfrm>
                      <a:prstGeom prst="rect">
                        <a:avLst/>
                      </a:prstGeom>
                    </pic:spPr>
                  </pic:pic>
                </a:graphicData>
              </a:graphic>
            </wp:inline>
          </w:drawing>
        </w:r>
        <w:r>
          <w:rPr>
            <w:noProof/>
          </w:rPr>
          <w:lastRenderedPageBreak/>
          <w:drawing>
            <wp:inline distT="0" distB="0" distL="0" distR="0" wp14:anchorId="1C3D7927" wp14:editId="70B0A53F">
              <wp:extent cx="6057900" cy="8475627"/>
              <wp:effectExtent l="0" t="0" r="0" b="0"/>
              <wp:docPr id="368522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2731" name="Picture 368522731"/>
                      <pic:cNvPicPr/>
                    </pic:nvPicPr>
                    <pic:blipFill>
                      <a:blip r:embed="rId24">
                        <a:extLst>
                          <a:ext uri="{28A0092B-C50C-407E-A947-70E740481C1C}">
                            <a14:useLocalDpi xmlns:a14="http://schemas.microsoft.com/office/drawing/2010/main"/>
                          </a:ext>
                        </a:extLst>
                      </a:blip>
                      <a:stretch>
                        <a:fillRect/>
                      </a:stretch>
                    </pic:blipFill>
                    <pic:spPr>
                      <a:xfrm>
                        <a:off x="0" y="0"/>
                        <a:ext cx="6057900" cy="8475627"/>
                      </a:xfrm>
                      <a:prstGeom prst="rect">
                        <a:avLst/>
                      </a:prstGeom>
                    </pic:spPr>
                  </pic:pic>
                </a:graphicData>
              </a:graphic>
            </wp:inline>
          </w:drawing>
        </w:r>
      </w:ins>
      <w:ins w:id="19" w:author="haiga03@g.ucla.edu" w:date="2025-12-20T05:03:00Z">
        <w:r>
          <w:rPr>
            <w:noProof/>
          </w:rPr>
          <w:lastRenderedPageBreak/>
          <w:drawing>
            <wp:inline distT="0" distB="0" distL="0" distR="0" wp14:anchorId="18075A46" wp14:editId="37F28FFD">
              <wp:extent cx="6119813" cy="8581490"/>
              <wp:effectExtent l="0" t="0" r="0" b="0"/>
              <wp:docPr id="1332036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36917" name="Picture 1332036917"/>
                      <pic:cNvPicPr/>
                    </pic:nvPicPr>
                    <pic:blipFill>
                      <a:blip r:embed="rId25">
                        <a:extLst>
                          <a:ext uri="{28A0092B-C50C-407E-A947-70E740481C1C}">
                            <a14:useLocalDpi xmlns:a14="http://schemas.microsoft.com/office/drawing/2010/main"/>
                          </a:ext>
                        </a:extLst>
                      </a:blip>
                      <a:stretch>
                        <a:fillRect/>
                      </a:stretch>
                    </pic:blipFill>
                    <pic:spPr>
                      <a:xfrm>
                        <a:off x="0" y="0"/>
                        <a:ext cx="6119813" cy="8581490"/>
                      </a:xfrm>
                      <a:prstGeom prst="rect">
                        <a:avLst/>
                      </a:prstGeom>
                    </pic:spPr>
                  </pic:pic>
                </a:graphicData>
              </a:graphic>
            </wp:inline>
          </w:drawing>
        </w:r>
        <w:r>
          <w:rPr>
            <w:noProof/>
          </w:rPr>
          <w:lastRenderedPageBreak/>
          <w:drawing>
            <wp:inline distT="0" distB="0" distL="0" distR="0" wp14:anchorId="41211934" wp14:editId="7A6FEDEE">
              <wp:extent cx="6124575" cy="8626941"/>
              <wp:effectExtent l="0" t="0" r="0" b="0"/>
              <wp:docPr id="1393024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24730" name="Picture 1393024730"/>
                      <pic:cNvPicPr/>
                    </pic:nvPicPr>
                    <pic:blipFill>
                      <a:blip r:embed="rId26">
                        <a:extLst>
                          <a:ext uri="{28A0092B-C50C-407E-A947-70E740481C1C}">
                            <a14:useLocalDpi xmlns:a14="http://schemas.microsoft.com/office/drawing/2010/main"/>
                          </a:ext>
                        </a:extLst>
                      </a:blip>
                      <a:stretch>
                        <a:fillRect/>
                      </a:stretch>
                    </pic:blipFill>
                    <pic:spPr>
                      <a:xfrm>
                        <a:off x="0" y="0"/>
                        <a:ext cx="6124575" cy="8626941"/>
                      </a:xfrm>
                      <a:prstGeom prst="rect">
                        <a:avLst/>
                      </a:prstGeom>
                    </pic:spPr>
                  </pic:pic>
                </a:graphicData>
              </a:graphic>
            </wp:inline>
          </w:drawing>
        </w:r>
        <w:r>
          <w:rPr>
            <w:noProof/>
          </w:rPr>
          <w:lastRenderedPageBreak/>
          <w:drawing>
            <wp:inline distT="0" distB="0" distL="0" distR="0" wp14:anchorId="1B2E29F1" wp14:editId="46C0AFC7">
              <wp:extent cx="6167438" cy="8648272"/>
              <wp:effectExtent l="0" t="0" r="0" b="0"/>
              <wp:docPr id="1120142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2925" name="Picture 1120142925"/>
                      <pic:cNvPicPr/>
                    </pic:nvPicPr>
                    <pic:blipFill>
                      <a:blip r:embed="rId27">
                        <a:extLst>
                          <a:ext uri="{28A0092B-C50C-407E-A947-70E740481C1C}">
                            <a14:useLocalDpi xmlns:a14="http://schemas.microsoft.com/office/drawing/2010/main"/>
                          </a:ext>
                        </a:extLst>
                      </a:blip>
                      <a:stretch>
                        <a:fillRect/>
                      </a:stretch>
                    </pic:blipFill>
                    <pic:spPr>
                      <a:xfrm>
                        <a:off x="0" y="0"/>
                        <a:ext cx="6167438" cy="8648272"/>
                      </a:xfrm>
                      <a:prstGeom prst="rect">
                        <a:avLst/>
                      </a:prstGeom>
                    </pic:spPr>
                  </pic:pic>
                </a:graphicData>
              </a:graphic>
            </wp:inline>
          </w:drawing>
        </w:r>
        <w:r>
          <w:rPr>
            <w:noProof/>
          </w:rPr>
          <w:lastRenderedPageBreak/>
          <w:drawing>
            <wp:inline distT="0" distB="0" distL="0" distR="0" wp14:anchorId="11848CA4" wp14:editId="5462D252">
              <wp:extent cx="6183511" cy="8729662"/>
              <wp:effectExtent l="0" t="0" r="0" b="0"/>
              <wp:docPr id="955448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48773" name="Picture 955448773"/>
                      <pic:cNvPicPr/>
                    </pic:nvPicPr>
                    <pic:blipFill>
                      <a:blip r:embed="rId28">
                        <a:extLst>
                          <a:ext uri="{28A0092B-C50C-407E-A947-70E740481C1C}">
                            <a14:useLocalDpi xmlns:a14="http://schemas.microsoft.com/office/drawing/2010/main"/>
                          </a:ext>
                        </a:extLst>
                      </a:blip>
                      <a:stretch>
                        <a:fillRect/>
                      </a:stretch>
                    </pic:blipFill>
                    <pic:spPr>
                      <a:xfrm>
                        <a:off x="0" y="0"/>
                        <a:ext cx="6183511" cy="8729662"/>
                      </a:xfrm>
                      <a:prstGeom prst="rect">
                        <a:avLst/>
                      </a:prstGeom>
                    </pic:spPr>
                  </pic:pic>
                </a:graphicData>
              </a:graphic>
            </wp:inline>
          </w:drawing>
        </w:r>
        <w:r>
          <w:rPr>
            <w:noProof/>
          </w:rPr>
          <w:lastRenderedPageBreak/>
          <w:drawing>
            <wp:inline distT="0" distB="0" distL="0" distR="0" wp14:anchorId="0DCFA2A5" wp14:editId="0AF96BAB">
              <wp:extent cx="6262688" cy="8588829"/>
              <wp:effectExtent l="0" t="0" r="0" b="0"/>
              <wp:docPr id="499679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79335" name="Picture 499679335"/>
                      <pic:cNvPicPr/>
                    </pic:nvPicPr>
                    <pic:blipFill>
                      <a:blip r:embed="rId29">
                        <a:extLst>
                          <a:ext uri="{28A0092B-C50C-407E-A947-70E740481C1C}">
                            <a14:useLocalDpi xmlns:a14="http://schemas.microsoft.com/office/drawing/2010/main"/>
                          </a:ext>
                        </a:extLst>
                      </a:blip>
                      <a:stretch>
                        <a:fillRect/>
                      </a:stretch>
                    </pic:blipFill>
                    <pic:spPr>
                      <a:xfrm>
                        <a:off x="0" y="0"/>
                        <a:ext cx="6262688" cy="8588829"/>
                      </a:xfrm>
                      <a:prstGeom prst="rect">
                        <a:avLst/>
                      </a:prstGeom>
                    </pic:spPr>
                  </pic:pic>
                </a:graphicData>
              </a:graphic>
            </wp:inline>
          </w:drawing>
        </w:r>
        <w:r>
          <w:rPr>
            <w:noProof/>
          </w:rPr>
          <w:lastRenderedPageBreak/>
          <w:drawing>
            <wp:inline distT="0" distB="0" distL="0" distR="0" wp14:anchorId="4745F6A9" wp14:editId="283F9574">
              <wp:extent cx="6233677" cy="8586788"/>
              <wp:effectExtent l="0" t="0" r="0" b="0"/>
              <wp:docPr id="1330990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9087" name="Picture 133099087"/>
                      <pic:cNvPicPr/>
                    </pic:nvPicPr>
                    <pic:blipFill>
                      <a:blip r:embed="rId30">
                        <a:extLst>
                          <a:ext uri="{28A0092B-C50C-407E-A947-70E740481C1C}">
                            <a14:useLocalDpi xmlns:a14="http://schemas.microsoft.com/office/drawing/2010/main"/>
                          </a:ext>
                        </a:extLst>
                      </a:blip>
                      <a:stretch>
                        <a:fillRect/>
                      </a:stretch>
                    </pic:blipFill>
                    <pic:spPr>
                      <a:xfrm>
                        <a:off x="0" y="0"/>
                        <a:ext cx="6233677" cy="8586788"/>
                      </a:xfrm>
                      <a:prstGeom prst="rect">
                        <a:avLst/>
                      </a:prstGeom>
                    </pic:spPr>
                  </pic:pic>
                </a:graphicData>
              </a:graphic>
            </wp:inline>
          </w:drawing>
        </w:r>
        <w:r>
          <w:rPr>
            <w:noProof/>
          </w:rPr>
          <w:lastRenderedPageBreak/>
          <w:drawing>
            <wp:inline distT="0" distB="0" distL="0" distR="0" wp14:anchorId="21D711AB" wp14:editId="7ECC26CD">
              <wp:extent cx="6210300" cy="8767482"/>
              <wp:effectExtent l="0" t="0" r="0" b="0"/>
              <wp:docPr id="1233192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2666" name="Picture 1233192666"/>
                      <pic:cNvPicPr/>
                    </pic:nvPicPr>
                    <pic:blipFill>
                      <a:blip r:embed="rId31">
                        <a:extLst>
                          <a:ext uri="{28A0092B-C50C-407E-A947-70E740481C1C}">
                            <a14:useLocalDpi xmlns:a14="http://schemas.microsoft.com/office/drawing/2010/main"/>
                          </a:ext>
                        </a:extLst>
                      </a:blip>
                      <a:stretch>
                        <a:fillRect/>
                      </a:stretch>
                    </pic:blipFill>
                    <pic:spPr>
                      <a:xfrm>
                        <a:off x="0" y="0"/>
                        <a:ext cx="6210300" cy="8767482"/>
                      </a:xfrm>
                      <a:prstGeom prst="rect">
                        <a:avLst/>
                      </a:prstGeom>
                    </pic:spPr>
                  </pic:pic>
                </a:graphicData>
              </a:graphic>
            </wp:inline>
          </w:drawing>
        </w:r>
        <w:r>
          <w:rPr>
            <w:noProof/>
          </w:rPr>
          <w:lastRenderedPageBreak/>
          <w:drawing>
            <wp:inline distT="0" distB="0" distL="0" distR="0" wp14:anchorId="417C9CD8" wp14:editId="3D0FD9FA">
              <wp:extent cx="6248400" cy="8841273"/>
              <wp:effectExtent l="0" t="0" r="0" b="0"/>
              <wp:docPr id="1825731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31201" name="Picture 1825731201"/>
                      <pic:cNvPicPr/>
                    </pic:nvPicPr>
                    <pic:blipFill>
                      <a:blip r:embed="rId32">
                        <a:extLst>
                          <a:ext uri="{28A0092B-C50C-407E-A947-70E740481C1C}">
                            <a14:useLocalDpi xmlns:a14="http://schemas.microsoft.com/office/drawing/2010/main"/>
                          </a:ext>
                        </a:extLst>
                      </a:blip>
                      <a:stretch>
                        <a:fillRect/>
                      </a:stretch>
                    </pic:blipFill>
                    <pic:spPr>
                      <a:xfrm>
                        <a:off x="0" y="0"/>
                        <a:ext cx="6248400" cy="8841273"/>
                      </a:xfrm>
                      <a:prstGeom prst="rect">
                        <a:avLst/>
                      </a:prstGeom>
                    </pic:spPr>
                  </pic:pic>
                </a:graphicData>
              </a:graphic>
            </wp:inline>
          </w:drawing>
        </w:r>
      </w:ins>
    </w:p>
    <w:sectPr w:rsidR="556F0A95">
      <w:footerReference w:type="even" r:id="rId33"/>
      <w:footerReference w:type="default" r:id="rId3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arannom Parhizkar" w:date="2026-01-31T18:03:00Z" w:initials="TP">
    <w:p w14:paraId="303AD45A" w14:textId="77777777" w:rsidR="00B21BB2" w:rsidRDefault="00B21BB2" w:rsidP="00B21BB2">
      <w:r>
        <w:rPr>
          <w:rStyle w:val="CommentReference"/>
        </w:rPr>
        <w:annotationRef/>
      </w:r>
      <w:r>
        <w:rPr>
          <w:sz w:val="20"/>
          <w:szCs w:val="20"/>
        </w:rPr>
        <w:t>@Matthew</w:t>
      </w:r>
    </w:p>
    <w:p w14:paraId="5BF16061" w14:textId="77777777" w:rsidR="00B21BB2" w:rsidRDefault="00B21BB2" w:rsidP="00B21BB2">
      <w:r>
        <w:rPr>
          <w:sz w:val="20"/>
          <w:szCs w:val="20"/>
        </w:rPr>
        <w:t xml:space="preserve">The subsections here are not meaningful and consistent. </w:t>
      </w:r>
    </w:p>
    <w:p w14:paraId="560B415A" w14:textId="77777777" w:rsidR="00B21BB2" w:rsidRDefault="00B21BB2" w:rsidP="00B21BB2">
      <w:r>
        <w:rPr>
          <w:sz w:val="20"/>
          <w:szCs w:val="20"/>
        </w:rPr>
        <w:t xml:space="preserve">In this section we need to have several graphs, tables, figures to show the difference between two communities clearly. </w:t>
      </w:r>
    </w:p>
  </w:comment>
  <w:comment w:id="2" w:author="Tarannom Parhizkar" w:date="2026-01-31T17:22:00Z" w:initials="TP">
    <w:p w14:paraId="28FEE3F0" w14:textId="77777777" w:rsidR="000501D4" w:rsidRDefault="000501D4" w:rsidP="000501D4">
      <w:r>
        <w:rPr>
          <w:rStyle w:val="CommentReference"/>
        </w:rPr>
        <w:annotationRef/>
      </w:r>
      <w:r>
        <w:rPr>
          <w:sz w:val="20"/>
          <w:szCs w:val="20"/>
        </w:rPr>
        <w:t>@haig</w:t>
      </w:r>
    </w:p>
    <w:p w14:paraId="1EC0F902" w14:textId="77777777" w:rsidR="000501D4" w:rsidRDefault="000501D4" w:rsidP="000501D4">
      <w:r>
        <w:rPr>
          <w:sz w:val="20"/>
          <w:szCs w:val="20"/>
        </w:rPr>
        <w:t xml:space="preserve">Please add the communication with Brentwood and Palisade communities. Describe their involvement, and add their shared document in an attachment. </w:t>
      </w:r>
    </w:p>
  </w:comment>
  <w:comment w:id="3" w:author="Tarannom Parhizkar" w:date="2026-01-31T19:01:00Z" w:initials="TP">
    <w:p w14:paraId="55519ECB" w14:textId="77777777" w:rsidR="00F87219" w:rsidRDefault="00F87219" w:rsidP="00F87219">
      <w:r>
        <w:rPr>
          <w:rStyle w:val="CommentReference"/>
        </w:rPr>
        <w:annotationRef/>
      </w:r>
      <w:r>
        <w:rPr>
          <w:sz w:val="20"/>
          <w:szCs w:val="20"/>
        </w:rPr>
        <w:t>@Andy,</w:t>
      </w:r>
    </w:p>
    <w:p w14:paraId="6774A372" w14:textId="77777777" w:rsidR="00F87219" w:rsidRDefault="00F87219" w:rsidP="00F87219">
      <w:r>
        <w:rPr>
          <w:sz w:val="20"/>
          <w:szCs w:val="20"/>
        </w:rPr>
        <w:t>Can you please review and let me know if these results are the updated latest version?</w:t>
      </w:r>
    </w:p>
  </w:comment>
  <w:comment w:id="5" w:author="Tarannom Parhizkar" w:date="2026-01-31T19:05:00Z" w:initials="TP">
    <w:p w14:paraId="1864BE16" w14:textId="77777777" w:rsidR="00F87219" w:rsidRDefault="00F87219" w:rsidP="00F87219">
      <w:r>
        <w:rPr>
          <w:rStyle w:val="CommentReference"/>
        </w:rPr>
        <w:annotationRef/>
      </w:r>
      <w:r>
        <w:rPr>
          <w:sz w:val="20"/>
          <w:szCs w:val="20"/>
        </w:rPr>
        <w:t xml:space="preserve">Make the tables readable. </w:t>
      </w:r>
    </w:p>
  </w:comment>
  <w:comment w:id="6" w:author="ANDY PENG" w:date="2026-01-28T06:34:00Z" w:initials="">
    <w:p w14:paraId="12F77252" w14:textId="77777777" w:rsidR="00B21BB2" w:rsidRDefault="00B21BB2">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Maybe more "values" can be added to this coefficient, but this is what I have in my mind for now</w:t>
      </w:r>
    </w:p>
  </w:comment>
  <w:comment w:id="7" w:author="Tarannom Parhizkar" w:date="2026-01-31T18:53:00Z" w:initials="TP">
    <w:p w14:paraId="6DD24B42" w14:textId="77777777" w:rsidR="00E474DC" w:rsidRDefault="00E474DC" w:rsidP="00E474DC">
      <w:r>
        <w:rPr>
          <w:rStyle w:val="CommentReference"/>
        </w:rPr>
        <w:annotationRef/>
      </w:r>
      <w:r>
        <w:rPr>
          <w:sz w:val="20"/>
          <w:szCs w:val="20"/>
        </w:rPr>
        <w:t xml:space="preserve">Please add the values you used for the current model. </w:t>
      </w:r>
    </w:p>
  </w:comment>
  <w:comment w:id="8" w:author="ANDY PENG" w:date="2026-01-28T06:34:00Z" w:initials="">
    <w:p w14:paraId="39E97D5F" w14:textId="77777777" w:rsidR="00B21BB2" w:rsidRDefault="00B21BB2">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Maybe more "values" can be added to this coefficient, but this is what I have in my mind for now</w:t>
      </w:r>
    </w:p>
  </w:comment>
  <w:comment w:id="9" w:author="Tarannom Parhizkar" w:date="2026-01-31T18:54:00Z" w:initials="TP">
    <w:p w14:paraId="1C053594" w14:textId="77777777" w:rsidR="00E474DC" w:rsidRDefault="00E474DC" w:rsidP="00E474DC">
      <w:r>
        <w:rPr>
          <w:rStyle w:val="CommentReference"/>
        </w:rPr>
        <w:annotationRef/>
      </w:r>
      <w:r>
        <w:rPr>
          <w:sz w:val="20"/>
          <w:szCs w:val="20"/>
        </w:rPr>
        <w:t xml:space="preserve">plot histogram and distributions to present your results. </w:t>
      </w:r>
    </w:p>
    <w:p w14:paraId="2CD84F06" w14:textId="77777777" w:rsidR="00E474DC" w:rsidRDefault="00E474DC" w:rsidP="00E474DC">
      <w:r>
        <w:rPr>
          <w:sz w:val="20"/>
          <w:szCs w:val="20"/>
        </w:rPr>
        <w:t xml:space="preserve">compare Eaton and Palisade fires. and show the difference in a graph or a table. </w:t>
      </w:r>
    </w:p>
  </w:comment>
  <w:comment w:id="10" w:author="ANDY PENG" w:date="2026-01-28T07:03:00Z" w:initials="">
    <w:p w14:paraId="4D7B6739" w14:textId="77777777" w:rsidR="00B21BB2" w:rsidRDefault="00B21BB2">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I'm not sure whether a link is enough as reference or if I should copy paste the codes into the appendix, but I put the link here for now</w:t>
      </w:r>
    </w:p>
  </w:comment>
  <w:comment w:id="11" w:author="Tarannom Parhizkar" w:date="2026-01-31T18:53:00Z" w:initials="TP">
    <w:p w14:paraId="7426ECC6" w14:textId="77777777" w:rsidR="00E474DC" w:rsidRDefault="00E474DC" w:rsidP="00E474DC">
      <w:r>
        <w:rPr>
          <w:rStyle w:val="CommentReference"/>
        </w:rPr>
        <w:annotationRef/>
      </w:r>
      <w:r>
        <w:rPr>
          <w:sz w:val="20"/>
          <w:szCs w:val="20"/>
        </w:rPr>
        <w:t xml:space="preserve">Please add the code as an appendix to the report.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0B415A" w15:done="0"/>
  <w15:commentEx w15:paraId="1EC0F902" w15:done="0"/>
  <w15:commentEx w15:paraId="6774A372" w15:done="0"/>
  <w15:commentEx w15:paraId="1864BE16" w15:done="0"/>
  <w15:commentEx w15:paraId="12F77252" w15:done="0"/>
  <w15:commentEx w15:paraId="6DD24B42" w15:paraIdParent="12F77252" w15:done="0"/>
  <w15:commentEx w15:paraId="39E97D5F" w15:done="0"/>
  <w15:commentEx w15:paraId="2CD84F06" w15:done="0"/>
  <w15:commentEx w15:paraId="4D7B6739" w15:done="0"/>
  <w15:commentEx w15:paraId="7426ECC6" w15:paraIdParent="4D7B67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8C824" w16cex:dateUtc="2026-02-01T02:03:00Z"/>
  <w16cex:commentExtensible w16cex:durableId="1B3D1AA4" w16cex:dateUtc="2026-02-01T01:22:00Z"/>
  <w16cex:commentExtensible w16cex:durableId="0E579EBA" w16cex:dateUtc="2026-02-01T03:01:00Z"/>
  <w16cex:commentExtensible w16cex:durableId="5390558F" w16cex:dateUtc="2026-02-01T03:05:00Z"/>
  <w16cex:commentExtensible w16cex:durableId="71F194EE" w16cex:dateUtc="2026-02-01T02:53:00Z"/>
  <w16cex:commentExtensible w16cex:durableId="57D582AC" w16cex:dateUtc="2026-02-01T02:54:00Z"/>
  <w16cex:commentExtensible w16cex:durableId="32C05AB5" w16cex:dateUtc="2026-02-01T0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0B415A" w16cid:durableId="54D8C824"/>
  <w16cid:commentId w16cid:paraId="1EC0F902" w16cid:durableId="1B3D1AA4"/>
  <w16cid:commentId w16cid:paraId="6774A372" w16cid:durableId="0E579EBA"/>
  <w16cid:commentId w16cid:paraId="1864BE16" w16cid:durableId="5390558F"/>
  <w16cid:commentId w16cid:paraId="12F77252" w16cid:durableId="0000012D"/>
  <w16cid:commentId w16cid:paraId="6DD24B42" w16cid:durableId="71F194EE"/>
  <w16cid:commentId w16cid:paraId="39E97D5F" w16cid:durableId="0000012E"/>
  <w16cid:commentId w16cid:paraId="2CD84F06" w16cid:durableId="57D582AC"/>
  <w16cid:commentId w16cid:paraId="4D7B6739" w16cid:durableId="00000131"/>
  <w16cid:commentId w16cid:paraId="7426ECC6" w16cid:durableId="32C05A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530F5" w14:textId="77777777" w:rsidR="00524709" w:rsidRDefault="00524709">
      <w:r>
        <w:separator/>
      </w:r>
    </w:p>
  </w:endnote>
  <w:endnote w:type="continuationSeparator" w:id="0">
    <w:p w14:paraId="0C0E5486" w14:textId="77777777" w:rsidR="00524709" w:rsidRDefault="00524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5087638"/>
      <w:docPartObj>
        <w:docPartGallery w:val="Page Numbers (Bottom of Page)"/>
        <w:docPartUnique/>
      </w:docPartObj>
    </w:sdtPr>
    <w:sdtContent>
      <w:p w14:paraId="3F7648D0" w14:textId="63CD03D8" w:rsidR="0015340C" w:rsidRDefault="0015340C" w:rsidP="00C104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969F9E" w14:textId="77777777" w:rsidR="0015340C" w:rsidRDefault="0015340C" w:rsidP="0015340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5213100"/>
      <w:docPartObj>
        <w:docPartGallery w:val="Page Numbers (Bottom of Page)"/>
        <w:docPartUnique/>
      </w:docPartObj>
    </w:sdtPr>
    <w:sdtContent>
      <w:p w14:paraId="60E341DE" w14:textId="0E293AE3" w:rsidR="0015340C" w:rsidRDefault="0015340C" w:rsidP="00C1042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27</w:t>
        </w:r>
        <w:r>
          <w:rPr>
            <w:rStyle w:val="PageNumber"/>
          </w:rPr>
          <w:fldChar w:fldCharType="end"/>
        </w:r>
      </w:p>
    </w:sdtContent>
  </w:sdt>
  <w:p w14:paraId="05D89546" w14:textId="77777777" w:rsidR="0015340C" w:rsidRDefault="0015340C" w:rsidP="001534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F6012" w14:textId="77777777" w:rsidR="00524709" w:rsidRDefault="00524709">
      <w:r>
        <w:separator/>
      </w:r>
    </w:p>
  </w:footnote>
  <w:footnote w:type="continuationSeparator" w:id="0">
    <w:p w14:paraId="12BF4E6F" w14:textId="77777777" w:rsidR="00524709" w:rsidRDefault="005247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350F"/>
    <w:multiLevelType w:val="multilevel"/>
    <w:tmpl w:val="5D12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77B81"/>
    <w:multiLevelType w:val="multilevel"/>
    <w:tmpl w:val="A39A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01A9D"/>
    <w:multiLevelType w:val="multilevel"/>
    <w:tmpl w:val="4B0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82A50"/>
    <w:multiLevelType w:val="multilevel"/>
    <w:tmpl w:val="E1E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C5762"/>
    <w:multiLevelType w:val="multilevel"/>
    <w:tmpl w:val="18A2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E0E00"/>
    <w:multiLevelType w:val="multilevel"/>
    <w:tmpl w:val="71A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86DCD"/>
    <w:multiLevelType w:val="multilevel"/>
    <w:tmpl w:val="638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A1263"/>
    <w:multiLevelType w:val="multilevel"/>
    <w:tmpl w:val="442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932AF"/>
    <w:multiLevelType w:val="multilevel"/>
    <w:tmpl w:val="626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146FE"/>
    <w:multiLevelType w:val="multilevel"/>
    <w:tmpl w:val="5E74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F2365"/>
    <w:multiLevelType w:val="multilevel"/>
    <w:tmpl w:val="0798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8B6C1D"/>
    <w:multiLevelType w:val="multilevel"/>
    <w:tmpl w:val="C1FA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57195"/>
    <w:multiLevelType w:val="multilevel"/>
    <w:tmpl w:val="587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44A97"/>
    <w:multiLevelType w:val="multilevel"/>
    <w:tmpl w:val="98F8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A0FD0"/>
    <w:multiLevelType w:val="multilevel"/>
    <w:tmpl w:val="C11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272FD"/>
    <w:multiLevelType w:val="multilevel"/>
    <w:tmpl w:val="454A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02EF5"/>
    <w:multiLevelType w:val="multilevel"/>
    <w:tmpl w:val="4582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819F6"/>
    <w:multiLevelType w:val="multilevel"/>
    <w:tmpl w:val="532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13919"/>
    <w:multiLevelType w:val="multilevel"/>
    <w:tmpl w:val="40FA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E0143"/>
    <w:multiLevelType w:val="multilevel"/>
    <w:tmpl w:val="4D92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6540B"/>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35C3698"/>
    <w:multiLevelType w:val="multilevel"/>
    <w:tmpl w:val="68A2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D7D31"/>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A4A253A"/>
    <w:multiLevelType w:val="multilevel"/>
    <w:tmpl w:val="D68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33EF3"/>
    <w:multiLevelType w:val="multilevel"/>
    <w:tmpl w:val="78A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AC5D1D"/>
    <w:multiLevelType w:val="multilevel"/>
    <w:tmpl w:val="DB8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A4E27"/>
    <w:multiLevelType w:val="multilevel"/>
    <w:tmpl w:val="C8E8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73684C"/>
    <w:multiLevelType w:val="multilevel"/>
    <w:tmpl w:val="FF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E6D40"/>
    <w:multiLevelType w:val="multilevel"/>
    <w:tmpl w:val="048606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7019344F"/>
    <w:multiLevelType w:val="multilevel"/>
    <w:tmpl w:val="0AC0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70FBB"/>
    <w:multiLevelType w:val="multilevel"/>
    <w:tmpl w:val="6B5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715139"/>
    <w:multiLevelType w:val="multilevel"/>
    <w:tmpl w:val="726C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7E5990"/>
    <w:multiLevelType w:val="multilevel"/>
    <w:tmpl w:val="45C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741261">
    <w:abstractNumId w:val="3"/>
  </w:num>
  <w:num w:numId="2" w16cid:durableId="687483537">
    <w:abstractNumId w:val="17"/>
  </w:num>
  <w:num w:numId="3" w16cid:durableId="1392928051">
    <w:abstractNumId w:val="13"/>
  </w:num>
  <w:num w:numId="4" w16cid:durableId="872111420">
    <w:abstractNumId w:val="8"/>
  </w:num>
  <w:num w:numId="5" w16cid:durableId="1383601003">
    <w:abstractNumId w:val="6"/>
  </w:num>
  <w:num w:numId="6" w16cid:durableId="137570878">
    <w:abstractNumId w:val="4"/>
  </w:num>
  <w:num w:numId="7" w16cid:durableId="1457139497">
    <w:abstractNumId w:val="23"/>
  </w:num>
  <w:num w:numId="8" w16cid:durableId="726998545">
    <w:abstractNumId w:val="30"/>
  </w:num>
  <w:num w:numId="9" w16cid:durableId="1047801755">
    <w:abstractNumId w:val="9"/>
  </w:num>
  <w:num w:numId="10" w16cid:durableId="1157844816">
    <w:abstractNumId w:val="32"/>
  </w:num>
  <w:num w:numId="11" w16cid:durableId="254360461">
    <w:abstractNumId w:val="29"/>
  </w:num>
  <w:num w:numId="12" w16cid:durableId="2019304165">
    <w:abstractNumId w:val="19"/>
  </w:num>
  <w:num w:numId="13" w16cid:durableId="378165566">
    <w:abstractNumId w:val="27"/>
  </w:num>
  <w:num w:numId="14" w16cid:durableId="255871633">
    <w:abstractNumId w:val="10"/>
  </w:num>
  <w:num w:numId="15" w16cid:durableId="762725348">
    <w:abstractNumId w:val="21"/>
  </w:num>
  <w:num w:numId="16" w16cid:durableId="1403604628">
    <w:abstractNumId w:val="1"/>
  </w:num>
  <w:num w:numId="17" w16cid:durableId="1840196543">
    <w:abstractNumId w:val="18"/>
  </w:num>
  <w:num w:numId="18" w16cid:durableId="125396584">
    <w:abstractNumId w:val="26"/>
  </w:num>
  <w:num w:numId="19" w16cid:durableId="1017728346">
    <w:abstractNumId w:val="31"/>
  </w:num>
  <w:num w:numId="20" w16cid:durableId="152137648">
    <w:abstractNumId w:val="16"/>
  </w:num>
  <w:num w:numId="21" w16cid:durableId="230581786">
    <w:abstractNumId w:val="0"/>
  </w:num>
  <w:num w:numId="22" w16cid:durableId="1106147720">
    <w:abstractNumId w:val="24"/>
  </w:num>
  <w:num w:numId="23" w16cid:durableId="1067385016">
    <w:abstractNumId w:val="14"/>
  </w:num>
  <w:num w:numId="24" w16cid:durableId="967513316">
    <w:abstractNumId w:val="5"/>
  </w:num>
  <w:num w:numId="25" w16cid:durableId="770930928">
    <w:abstractNumId w:val="2"/>
  </w:num>
  <w:num w:numId="26" w16cid:durableId="2010870178">
    <w:abstractNumId w:val="25"/>
  </w:num>
  <w:num w:numId="27" w16cid:durableId="1657562516">
    <w:abstractNumId w:val="12"/>
  </w:num>
  <w:num w:numId="28" w16cid:durableId="825245069">
    <w:abstractNumId w:val="7"/>
  </w:num>
  <w:num w:numId="29" w16cid:durableId="930943">
    <w:abstractNumId w:val="11"/>
  </w:num>
  <w:num w:numId="30" w16cid:durableId="1825315597">
    <w:abstractNumId w:val="15"/>
  </w:num>
  <w:num w:numId="31" w16cid:durableId="177038468">
    <w:abstractNumId w:val="28"/>
  </w:num>
  <w:num w:numId="32" w16cid:durableId="1635872700">
    <w:abstractNumId w:val="22"/>
  </w:num>
  <w:num w:numId="33" w16cid:durableId="163933773">
    <w:abstractNumId w:val="20"/>
  </w:num>
  <w:num w:numId="34" w16cid:durableId="1947805375">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rannom Parhizkar">
    <w15:presenceInfo w15:providerId="AD" w15:userId="S::tarannop@ntnu.no::cd7ea1b5-46c9-46e7-917d-cb8e7a1ad2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A00"/>
    <w:rsid w:val="000028C7"/>
    <w:rsid w:val="000066AE"/>
    <w:rsid w:val="0003529D"/>
    <w:rsid w:val="000444F3"/>
    <w:rsid w:val="000501D4"/>
    <w:rsid w:val="00093B8F"/>
    <w:rsid w:val="000B2F57"/>
    <w:rsid w:val="000B3BDF"/>
    <w:rsid w:val="000C49BC"/>
    <w:rsid w:val="000C5C78"/>
    <w:rsid w:val="000F5EA6"/>
    <w:rsid w:val="001421E0"/>
    <w:rsid w:val="001509EF"/>
    <w:rsid w:val="0015340C"/>
    <w:rsid w:val="001715AA"/>
    <w:rsid w:val="001776E5"/>
    <w:rsid w:val="0017B975"/>
    <w:rsid w:val="00194B5B"/>
    <w:rsid w:val="001A2DD6"/>
    <w:rsid w:val="001F3AD7"/>
    <w:rsid w:val="001F4353"/>
    <w:rsid w:val="00214F3C"/>
    <w:rsid w:val="00234DF5"/>
    <w:rsid w:val="002513FC"/>
    <w:rsid w:val="0025215D"/>
    <w:rsid w:val="002A6546"/>
    <w:rsid w:val="002B22F2"/>
    <w:rsid w:val="002B3401"/>
    <w:rsid w:val="002B4262"/>
    <w:rsid w:val="002C1CA1"/>
    <w:rsid w:val="002C2AEA"/>
    <w:rsid w:val="00302776"/>
    <w:rsid w:val="00302A16"/>
    <w:rsid w:val="00304F9C"/>
    <w:rsid w:val="0030C8CC"/>
    <w:rsid w:val="003123AC"/>
    <w:rsid w:val="00345B78"/>
    <w:rsid w:val="003556C3"/>
    <w:rsid w:val="003827F6"/>
    <w:rsid w:val="003A3477"/>
    <w:rsid w:val="003C007B"/>
    <w:rsid w:val="003E4224"/>
    <w:rsid w:val="00400059"/>
    <w:rsid w:val="0040581E"/>
    <w:rsid w:val="00441382"/>
    <w:rsid w:val="004625F4"/>
    <w:rsid w:val="004712EF"/>
    <w:rsid w:val="00484240"/>
    <w:rsid w:val="004A5233"/>
    <w:rsid w:val="004C5660"/>
    <w:rsid w:val="004D28B3"/>
    <w:rsid w:val="004F4B45"/>
    <w:rsid w:val="005070D8"/>
    <w:rsid w:val="00524709"/>
    <w:rsid w:val="005437B7"/>
    <w:rsid w:val="00555C0A"/>
    <w:rsid w:val="0056462B"/>
    <w:rsid w:val="005738D4"/>
    <w:rsid w:val="005771BF"/>
    <w:rsid w:val="00586CBE"/>
    <w:rsid w:val="005D7948"/>
    <w:rsid w:val="005F35A9"/>
    <w:rsid w:val="00603B18"/>
    <w:rsid w:val="00622F90"/>
    <w:rsid w:val="00626D65"/>
    <w:rsid w:val="0066046F"/>
    <w:rsid w:val="0066694A"/>
    <w:rsid w:val="00684FE3"/>
    <w:rsid w:val="00687F5D"/>
    <w:rsid w:val="00692533"/>
    <w:rsid w:val="006B0F5B"/>
    <w:rsid w:val="006B75CA"/>
    <w:rsid w:val="006D6D34"/>
    <w:rsid w:val="006F0EF9"/>
    <w:rsid w:val="00710DE3"/>
    <w:rsid w:val="00730082"/>
    <w:rsid w:val="0077434F"/>
    <w:rsid w:val="00793D7D"/>
    <w:rsid w:val="007C6B64"/>
    <w:rsid w:val="007D6856"/>
    <w:rsid w:val="007F549F"/>
    <w:rsid w:val="00806A22"/>
    <w:rsid w:val="00823A85"/>
    <w:rsid w:val="008308A4"/>
    <w:rsid w:val="00855A8E"/>
    <w:rsid w:val="008564E4"/>
    <w:rsid w:val="00883DF0"/>
    <w:rsid w:val="008A3C24"/>
    <w:rsid w:val="008A4AD5"/>
    <w:rsid w:val="008D2AE6"/>
    <w:rsid w:val="008D68E4"/>
    <w:rsid w:val="008E2B62"/>
    <w:rsid w:val="00906E0F"/>
    <w:rsid w:val="00914747"/>
    <w:rsid w:val="00923231"/>
    <w:rsid w:val="00923503"/>
    <w:rsid w:val="0093656F"/>
    <w:rsid w:val="0095498B"/>
    <w:rsid w:val="00965171"/>
    <w:rsid w:val="00970D38"/>
    <w:rsid w:val="00972F48"/>
    <w:rsid w:val="009944E5"/>
    <w:rsid w:val="009A6AF2"/>
    <w:rsid w:val="009F68E6"/>
    <w:rsid w:val="00A34F47"/>
    <w:rsid w:val="00A40A16"/>
    <w:rsid w:val="00A47FD4"/>
    <w:rsid w:val="00A606D8"/>
    <w:rsid w:val="00A61A00"/>
    <w:rsid w:val="00A717F0"/>
    <w:rsid w:val="00A74BAD"/>
    <w:rsid w:val="00AA58F8"/>
    <w:rsid w:val="00AC2B47"/>
    <w:rsid w:val="00AC62C9"/>
    <w:rsid w:val="00AD34CB"/>
    <w:rsid w:val="00AD5163"/>
    <w:rsid w:val="00AE1226"/>
    <w:rsid w:val="00AE3C97"/>
    <w:rsid w:val="00AF76A1"/>
    <w:rsid w:val="00B01686"/>
    <w:rsid w:val="00B21BB2"/>
    <w:rsid w:val="00B272AB"/>
    <w:rsid w:val="00B27EAC"/>
    <w:rsid w:val="00B76BEE"/>
    <w:rsid w:val="00BC0806"/>
    <w:rsid w:val="00BC5A7B"/>
    <w:rsid w:val="00BF0859"/>
    <w:rsid w:val="00C842B8"/>
    <w:rsid w:val="00C95981"/>
    <w:rsid w:val="00CA3014"/>
    <w:rsid w:val="00CB2AEB"/>
    <w:rsid w:val="00CF20C8"/>
    <w:rsid w:val="00CF5A55"/>
    <w:rsid w:val="00D32966"/>
    <w:rsid w:val="00D32AF9"/>
    <w:rsid w:val="00D44446"/>
    <w:rsid w:val="00D57E23"/>
    <w:rsid w:val="00D67ABA"/>
    <w:rsid w:val="00D71CF1"/>
    <w:rsid w:val="00D85A66"/>
    <w:rsid w:val="00D90C2F"/>
    <w:rsid w:val="00D94BE9"/>
    <w:rsid w:val="00DA6A09"/>
    <w:rsid w:val="00DC2948"/>
    <w:rsid w:val="00DD2101"/>
    <w:rsid w:val="00DD42AF"/>
    <w:rsid w:val="00E404C1"/>
    <w:rsid w:val="00E474DC"/>
    <w:rsid w:val="00E604C4"/>
    <w:rsid w:val="00E61468"/>
    <w:rsid w:val="00E677DE"/>
    <w:rsid w:val="00E74DA4"/>
    <w:rsid w:val="00E948F1"/>
    <w:rsid w:val="00EA7E8F"/>
    <w:rsid w:val="00EC6B47"/>
    <w:rsid w:val="00ED599F"/>
    <w:rsid w:val="00ED59A9"/>
    <w:rsid w:val="00EF32FD"/>
    <w:rsid w:val="00F26994"/>
    <w:rsid w:val="00F45B14"/>
    <w:rsid w:val="00F87219"/>
    <w:rsid w:val="0119D176"/>
    <w:rsid w:val="013D8882"/>
    <w:rsid w:val="0164F0BD"/>
    <w:rsid w:val="01CFF09D"/>
    <w:rsid w:val="01F4AC42"/>
    <w:rsid w:val="02348ABB"/>
    <w:rsid w:val="034B1F13"/>
    <w:rsid w:val="03B14488"/>
    <w:rsid w:val="045767C4"/>
    <w:rsid w:val="047F74E5"/>
    <w:rsid w:val="050942B1"/>
    <w:rsid w:val="053A81D2"/>
    <w:rsid w:val="065BD0D0"/>
    <w:rsid w:val="06FE401A"/>
    <w:rsid w:val="07F0AA5A"/>
    <w:rsid w:val="080566CA"/>
    <w:rsid w:val="0843D4FC"/>
    <w:rsid w:val="087B3F93"/>
    <w:rsid w:val="08982A15"/>
    <w:rsid w:val="08A6B637"/>
    <w:rsid w:val="08E7A328"/>
    <w:rsid w:val="0943E81C"/>
    <w:rsid w:val="0955E34C"/>
    <w:rsid w:val="09658642"/>
    <w:rsid w:val="09DD7C96"/>
    <w:rsid w:val="09FA7BAD"/>
    <w:rsid w:val="0A0E7CF1"/>
    <w:rsid w:val="0A308069"/>
    <w:rsid w:val="0A47155F"/>
    <w:rsid w:val="0A4B3588"/>
    <w:rsid w:val="0ADDBF8F"/>
    <w:rsid w:val="0BE6185C"/>
    <w:rsid w:val="0C20CD7F"/>
    <w:rsid w:val="0C2D42EB"/>
    <w:rsid w:val="0C70237B"/>
    <w:rsid w:val="0D4A5B4A"/>
    <w:rsid w:val="0D8130BA"/>
    <w:rsid w:val="0D99E1B2"/>
    <w:rsid w:val="0DAE747B"/>
    <w:rsid w:val="0DB238B7"/>
    <w:rsid w:val="0DB6370A"/>
    <w:rsid w:val="0DEA535C"/>
    <w:rsid w:val="0EA7312E"/>
    <w:rsid w:val="0EFA238D"/>
    <w:rsid w:val="0F809680"/>
    <w:rsid w:val="0FBF47DC"/>
    <w:rsid w:val="10709013"/>
    <w:rsid w:val="109CE2AE"/>
    <w:rsid w:val="10DE62B2"/>
    <w:rsid w:val="1139B1E8"/>
    <w:rsid w:val="116F6DEB"/>
    <w:rsid w:val="1173B311"/>
    <w:rsid w:val="1184907A"/>
    <w:rsid w:val="11B91437"/>
    <w:rsid w:val="122CFAE4"/>
    <w:rsid w:val="1233FD42"/>
    <w:rsid w:val="129AE6E0"/>
    <w:rsid w:val="129CF40F"/>
    <w:rsid w:val="12AD37DB"/>
    <w:rsid w:val="12B22718"/>
    <w:rsid w:val="135C056D"/>
    <w:rsid w:val="138DECBF"/>
    <w:rsid w:val="139E6A8F"/>
    <w:rsid w:val="13AC583D"/>
    <w:rsid w:val="13C3660D"/>
    <w:rsid w:val="13D97AB1"/>
    <w:rsid w:val="14117971"/>
    <w:rsid w:val="14502C92"/>
    <w:rsid w:val="14503AB1"/>
    <w:rsid w:val="145CFAAD"/>
    <w:rsid w:val="148671BA"/>
    <w:rsid w:val="15678F25"/>
    <w:rsid w:val="15B94988"/>
    <w:rsid w:val="15C44945"/>
    <w:rsid w:val="1600FD95"/>
    <w:rsid w:val="16A860AC"/>
    <w:rsid w:val="16CE9C85"/>
    <w:rsid w:val="17069847"/>
    <w:rsid w:val="1847F849"/>
    <w:rsid w:val="185D2F33"/>
    <w:rsid w:val="18CA2AA6"/>
    <w:rsid w:val="1907BDF7"/>
    <w:rsid w:val="194AEFDF"/>
    <w:rsid w:val="194EA764"/>
    <w:rsid w:val="19A9E05A"/>
    <w:rsid w:val="19B029AA"/>
    <w:rsid w:val="1A03C0D2"/>
    <w:rsid w:val="1A4223DA"/>
    <w:rsid w:val="1A488163"/>
    <w:rsid w:val="1A4CA1E6"/>
    <w:rsid w:val="1B1B6C50"/>
    <w:rsid w:val="1BD23D6F"/>
    <w:rsid w:val="1BEEC082"/>
    <w:rsid w:val="1C02A240"/>
    <w:rsid w:val="1C3A10C7"/>
    <w:rsid w:val="1C46C57D"/>
    <w:rsid w:val="1C78C8F3"/>
    <w:rsid w:val="1C9F86D4"/>
    <w:rsid w:val="1CDEC508"/>
    <w:rsid w:val="1D403CA1"/>
    <w:rsid w:val="1D5290D1"/>
    <w:rsid w:val="1D7BA6A9"/>
    <w:rsid w:val="1D7F881A"/>
    <w:rsid w:val="1DBA6116"/>
    <w:rsid w:val="1DCAEBB1"/>
    <w:rsid w:val="1DF7A624"/>
    <w:rsid w:val="1E47C555"/>
    <w:rsid w:val="1E5B6960"/>
    <w:rsid w:val="1EC4284C"/>
    <w:rsid w:val="1EDB7004"/>
    <w:rsid w:val="1EF64F54"/>
    <w:rsid w:val="1F54D5FA"/>
    <w:rsid w:val="1FEE731A"/>
    <w:rsid w:val="200803EB"/>
    <w:rsid w:val="202AFE13"/>
    <w:rsid w:val="2031CD1E"/>
    <w:rsid w:val="20469B7D"/>
    <w:rsid w:val="20BD1E1C"/>
    <w:rsid w:val="21194166"/>
    <w:rsid w:val="2214B1BE"/>
    <w:rsid w:val="2218C27D"/>
    <w:rsid w:val="2229EDD1"/>
    <w:rsid w:val="22AF0DFC"/>
    <w:rsid w:val="22BE0C04"/>
    <w:rsid w:val="22C84E1F"/>
    <w:rsid w:val="22D26018"/>
    <w:rsid w:val="2315F593"/>
    <w:rsid w:val="232AFB09"/>
    <w:rsid w:val="2431C0B1"/>
    <w:rsid w:val="243217F8"/>
    <w:rsid w:val="244D37AA"/>
    <w:rsid w:val="2466B004"/>
    <w:rsid w:val="2494C5F2"/>
    <w:rsid w:val="24AF95D4"/>
    <w:rsid w:val="24B07872"/>
    <w:rsid w:val="24CF5D32"/>
    <w:rsid w:val="24D1A4F8"/>
    <w:rsid w:val="263F33DC"/>
    <w:rsid w:val="26758609"/>
    <w:rsid w:val="2683405B"/>
    <w:rsid w:val="2772A50C"/>
    <w:rsid w:val="27ADCF04"/>
    <w:rsid w:val="27CFD22E"/>
    <w:rsid w:val="27DAB2E8"/>
    <w:rsid w:val="27F44FA3"/>
    <w:rsid w:val="2814C5DF"/>
    <w:rsid w:val="285B11DE"/>
    <w:rsid w:val="289A09A8"/>
    <w:rsid w:val="28CF4506"/>
    <w:rsid w:val="28DA8055"/>
    <w:rsid w:val="28F95FCC"/>
    <w:rsid w:val="29177B1A"/>
    <w:rsid w:val="2944CD30"/>
    <w:rsid w:val="29648F52"/>
    <w:rsid w:val="29671CD9"/>
    <w:rsid w:val="29E38C57"/>
    <w:rsid w:val="2A1DBDF0"/>
    <w:rsid w:val="2A640D03"/>
    <w:rsid w:val="2A74A722"/>
    <w:rsid w:val="2A7FBCE3"/>
    <w:rsid w:val="2A85A2F6"/>
    <w:rsid w:val="2A9768CD"/>
    <w:rsid w:val="2A993283"/>
    <w:rsid w:val="2ACA0552"/>
    <w:rsid w:val="2B30C67F"/>
    <w:rsid w:val="2B594378"/>
    <w:rsid w:val="2B753E6D"/>
    <w:rsid w:val="2B9AD202"/>
    <w:rsid w:val="2BDAF669"/>
    <w:rsid w:val="2C0343AE"/>
    <w:rsid w:val="2C0B15E0"/>
    <w:rsid w:val="2CAA0738"/>
    <w:rsid w:val="2DDD4459"/>
    <w:rsid w:val="2E130C46"/>
    <w:rsid w:val="2E331023"/>
    <w:rsid w:val="2EA62266"/>
    <w:rsid w:val="2EAD8043"/>
    <w:rsid w:val="2ECA9BDE"/>
    <w:rsid w:val="2ECBD159"/>
    <w:rsid w:val="2F0810AC"/>
    <w:rsid w:val="2FA255A1"/>
    <w:rsid w:val="2FB36EA6"/>
    <w:rsid w:val="2FBDBFCB"/>
    <w:rsid w:val="2FDAA9E3"/>
    <w:rsid w:val="30068E0C"/>
    <w:rsid w:val="302969F1"/>
    <w:rsid w:val="303DC23E"/>
    <w:rsid w:val="3066E1D7"/>
    <w:rsid w:val="30CFBA42"/>
    <w:rsid w:val="30D3FFA6"/>
    <w:rsid w:val="30D6872C"/>
    <w:rsid w:val="30EFECC7"/>
    <w:rsid w:val="316B186E"/>
    <w:rsid w:val="31C29AF2"/>
    <w:rsid w:val="31D0FD3B"/>
    <w:rsid w:val="320D2A73"/>
    <w:rsid w:val="32264BE2"/>
    <w:rsid w:val="32540B6C"/>
    <w:rsid w:val="3259F9B8"/>
    <w:rsid w:val="326B7B79"/>
    <w:rsid w:val="33091370"/>
    <w:rsid w:val="3310962D"/>
    <w:rsid w:val="331DA7E7"/>
    <w:rsid w:val="33540C71"/>
    <w:rsid w:val="335E5683"/>
    <w:rsid w:val="336F6198"/>
    <w:rsid w:val="340095CC"/>
    <w:rsid w:val="34530B1A"/>
    <w:rsid w:val="35CED7F4"/>
    <w:rsid w:val="35DDDB0D"/>
    <w:rsid w:val="35F2536F"/>
    <w:rsid w:val="360AF242"/>
    <w:rsid w:val="360DF0EE"/>
    <w:rsid w:val="3652E897"/>
    <w:rsid w:val="3702C777"/>
    <w:rsid w:val="37324F27"/>
    <w:rsid w:val="37731EF9"/>
    <w:rsid w:val="3789DE70"/>
    <w:rsid w:val="378B4A3E"/>
    <w:rsid w:val="37A759D4"/>
    <w:rsid w:val="37BCD1D4"/>
    <w:rsid w:val="37E104AC"/>
    <w:rsid w:val="37E456D4"/>
    <w:rsid w:val="38C52415"/>
    <w:rsid w:val="39AE691D"/>
    <w:rsid w:val="39B2FF51"/>
    <w:rsid w:val="39DA91D8"/>
    <w:rsid w:val="3A03F899"/>
    <w:rsid w:val="3A086370"/>
    <w:rsid w:val="3A30737A"/>
    <w:rsid w:val="3A84C4F4"/>
    <w:rsid w:val="3C9A724A"/>
    <w:rsid w:val="3D1B9F19"/>
    <w:rsid w:val="3D358A59"/>
    <w:rsid w:val="3D4B0502"/>
    <w:rsid w:val="3DDA0C55"/>
    <w:rsid w:val="3DEF3B20"/>
    <w:rsid w:val="3E501459"/>
    <w:rsid w:val="3EBA6AF9"/>
    <w:rsid w:val="3EDB69F1"/>
    <w:rsid w:val="3F29064C"/>
    <w:rsid w:val="3F83437B"/>
    <w:rsid w:val="3FB385EB"/>
    <w:rsid w:val="401E9492"/>
    <w:rsid w:val="4046CFF6"/>
    <w:rsid w:val="40757B7F"/>
    <w:rsid w:val="40E7F1AD"/>
    <w:rsid w:val="413A8B4C"/>
    <w:rsid w:val="41BB42E2"/>
    <w:rsid w:val="42121AAE"/>
    <w:rsid w:val="4217363F"/>
    <w:rsid w:val="427910FE"/>
    <w:rsid w:val="42E63D91"/>
    <w:rsid w:val="4378DCAE"/>
    <w:rsid w:val="43D0A1F7"/>
    <w:rsid w:val="44557C83"/>
    <w:rsid w:val="447381F7"/>
    <w:rsid w:val="44A3F5ED"/>
    <w:rsid w:val="44A7AE99"/>
    <w:rsid w:val="44DED152"/>
    <w:rsid w:val="44EF60C1"/>
    <w:rsid w:val="4577D5DF"/>
    <w:rsid w:val="45858774"/>
    <w:rsid w:val="45963531"/>
    <w:rsid w:val="45B0EF66"/>
    <w:rsid w:val="45E84FF0"/>
    <w:rsid w:val="46019434"/>
    <w:rsid w:val="4640A4D7"/>
    <w:rsid w:val="46BA4FA2"/>
    <w:rsid w:val="479165A3"/>
    <w:rsid w:val="483C22BA"/>
    <w:rsid w:val="487AF00C"/>
    <w:rsid w:val="4886CA2D"/>
    <w:rsid w:val="48A4B2D2"/>
    <w:rsid w:val="48DA77D4"/>
    <w:rsid w:val="4937AA61"/>
    <w:rsid w:val="49844BA0"/>
    <w:rsid w:val="49932A25"/>
    <w:rsid w:val="499E2809"/>
    <w:rsid w:val="49A834D5"/>
    <w:rsid w:val="4A055B92"/>
    <w:rsid w:val="4A1736C3"/>
    <w:rsid w:val="4A86E13F"/>
    <w:rsid w:val="4AFBD5C6"/>
    <w:rsid w:val="4B4F9548"/>
    <w:rsid w:val="4B64081A"/>
    <w:rsid w:val="4B7E1500"/>
    <w:rsid w:val="4B988E54"/>
    <w:rsid w:val="4C24402B"/>
    <w:rsid w:val="4C9AEDE3"/>
    <w:rsid w:val="4CC9305F"/>
    <w:rsid w:val="4D3E4CE6"/>
    <w:rsid w:val="4D6B4807"/>
    <w:rsid w:val="4D7ACF8B"/>
    <w:rsid w:val="4DC9E139"/>
    <w:rsid w:val="4E71A914"/>
    <w:rsid w:val="4F14B4CC"/>
    <w:rsid w:val="4F392F29"/>
    <w:rsid w:val="4F3D0C45"/>
    <w:rsid w:val="4F981B52"/>
    <w:rsid w:val="4FBA4E5B"/>
    <w:rsid w:val="4FDF335D"/>
    <w:rsid w:val="508F3E76"/>
    <w:rsid w:val="50CBF0A8"/>
    <w:rsid w:val="50F6649A"/>
    <w:rsid w:val="51198114"/>
    <w:rsid w:val="51227937"/>
    <w:rsid w:val="5140C758"/>
    <w:rsid w:val="5204C924"/>
    <w:rsid w:val="525F984E"/>
    <w:rsid w:val="5272E90E"/>
    <w:rsid w:val="527B44BA"/>
    <w:rsid w:val="52A29D50"/>
    <w:rsid w:val="5328D44E"/>
    <w:rsid w:val="533408A7"/>
    <w:rsid w:val="536EBA2E"/>
    <w:rsid w:val="538B20AC"/>
    <w:rsid w:val="556E5DE0"/>
    <w:rsid w:val="556F0A95"/>
    <w:rsid w:val="567B1CB3"/>
    <w:rsid w:val="56A005D3"/>
    <w:rsid w:val="56B9ABB1"/>
    <w:rsid w:val="56FA0DA5"/>
    <w:rsid w:val="57046EA0"/>
    <w:rsid w:val="5726031D"/>
    <w:rsid w:val="57569B89"/>
    <w:rsid w:val="5760BBA2"/>
    <w:rsid w:val="57BF60ED"/>
    <w:rsid w:val="57EC50E2"/>
    <w:rsid w:val="57F2414C"/>
    <w:rsid w:val="581E4301"/>
    <w:rsid w:val="583C95CD"/>
    <w:rsid w:val="58A7A951"/>
    <w:rsid w:val="591C5693"/>
    <w:rsid w:val="593FB075"/>
    <w:rsid w:val="5A05C5CC"/>
    <w:rsid w:val="5A200B1C"/>
    <w:rsid w:val="5A30E957"/>
    <w:rsid w:val="5B1B45AA"/>
    <w:rsid w:val="5B209685"/>
    <w:rsid w:val="5B86FD6A"/>
    <w:rsid w:val="5BA6646B"/>
    <w:rsid w:val="5BEBB3C7"/>
    <w:rsid w:val="5BFC0788"/>
    <w:rsid w:val="5C0F676D"/>
    <w:rsid w:val="5C1565DC"/>
    <w:rsid w:val="5C448B13"/>
    <w:rsid w:val="5CEE50DA"/>
    <w:rsid w:val="5CFDF51A"/>
    <w:rsid w:val="5DC197B5"/>
    <w:rsid w:val="5E101BF0"/>
    <w:rsid w:val="5EE80673"/>
    <w:rsid w:val="5EF609E2"/>
    <w:rsid w:val="5F20A857"/>
    <w:rsid w:val="5F99BE37"/>
    <w:rsid w:val="60276481"/>
    <w:rsid w:val="60305843"/>
    <w:rsid w:val="609CF16E"/>
    <w:rsid w:val="618A542A"/>
    <w:rsid w:val="62215B0A"/>
    <w:rsid w:val="623AAB37"/>
    <w:rsid w:val="6297AB6E"/>
    <w:rsid w:val="62CB47C0"/>
    <w:rsid w:val="62F90243"/>
    <w:rsid w:val="6322BE0D"/>
    <w:rsid w:val="6324AA42"/>
    <w:rsid w:val="633A11B6"/>
    <w:rsid w:val="635F38FE"/>
    <w:rsid w:val="63619157"/>
    <w:rsid w:val="63760B3F"/>
    <w:rsid w:val="6398B33A"/>
    <w:rsid w:val="640CD6BB"/>
    <w:rsid w:val="642CBE76"/>
    <w:rsid w:val="6439E33F"/>
    <w:rsid w:val="649C9232"/>
    <w:rsid w:val="64C7278D"/>
    <w:rsid w:val="65523081"/>
    <w:rsid w:val="65A7A26D"/>
    <w:rsid w:val="65F152EC"/>
    <w:rsid w:val="6663164C"/>
    <w:rsid w:val="6673E82B"/>
    <w:rsid w:val="66C575CA"/>
    <w:rsid w:val="66C9F3FB"/>
    <w:rsid w:val="66FFAEB4"/>
    <w:rsid w:val="6719D096"/>
    <w:rsid w:val="67242885"/>
    <w:rsid w:val="677114A5"/>
    <w:rsid w:val="677569DA"/>
    <w:rsid w:val="67995F2B"/>
    <w:rsid w:val="67C1CC29"/>
    <w:rsid w:val="67E54757"/>
    <w:rsid w:val="681CDADE"/>
    <w:rsid w:val="68C7F57D"/>
    <w:rsid w:val="68CB9766"/>
    <w:rsid w:val="6ACF2D9F"/>
    <w:rsid w:val="6AD8799C"/>
    <w:rsid w:val="6ADCE810"/>
    <w:rsid w:val="6B08F6DC"/>
    <w:rsid w:val="6C0477D9"/>
    <w:rsid w:val="6D874639"/>
    <w:rsid w:val="6DB2A14C"/>
    <w:rsid w:val="6DBBEF27"/>
    <w:rsid w:val="6DE6F137"/>
    <w:rsid w:val="6E11D992"/>
    <w:rsid w:val="6EA1DCCB"/>
    <w:rsid w:val="6F11C249"/>
    <w:rsid w:val="6F1E8F39"/>
    <w:rsid w:val="6F7AC71F"/>
    <w:rsid w:val="7001226A"/>
    <w:rsid w:val="708A9958"/>
    <w:rsid w:val="708BF754"/>
    <w:rsid w:val="7111CB32"/>
    <w:rsid w:val="7132C75D"/>
    <w:rsid w:val="71741F7E"/>
    <w:rsid w:val="720E3B65"/>
    <w:rsid w:val="724216BE"/>
    <w:rsid w:val="72EB5431"/>
    <w:rsid w:val="7321DA16"/>
    <w:rsid w:val="73806CF2"/>
    <w:rsid w:val="7387BEDA"/>
    <w:rsid w:val="74157A9F"/>
    <w:rsid w:val="74A7F04E"/>
    <w:rsid w:val="74D1F9B7"/>
    <w:rsid w:val="74E8E490"/>
    <w:rsid w:val="750FDEFB"/>
    <w:rsid w:val="75984BD0"/>
    <w:rsid w:val="75A16518"/>
    <w:rsid w:val="75FC4230"/>
    <w:rsid w:val="7604E157"/>
    <w:rsid w:val="76D02621"/>
    <w:rsid w:val="771A65FD"/>
    <w:rsid w:val="77B438D6"/>
    <w:rsid w:val="77F56669"/>
    <w:rsid w:val="789B7223"/>
    <w:rsid w:val="792F8C35"/>
    <w:rsid w:val="79322187"/>
    <w:rsid w:val="795720F1"/>
    <w:rsid w:val="7985A7CF"/>
    <w:rsid w:val="79B8BD88"/>
    <w:rsid w:val="79BDDE13"/>
    <w:rsid w:val="79CB7BA6"/>
    <w:rsid w:val="79D45DBD"/>
    <w:rsid w:val="79E3A928"/>
    <w:rsid w:val="7A106372"/>
    <w:rsid w:val="7A34517B"/>
    <w:rsid w:val="7A57F78E"/>
    <w:rsid w:val="7A9B4687"/>
    <w:rsid w:val="7AF763C5"/>
    <w:rsid w:val="7BCC715E"/>
    <w:rsid w:val="7C6FBD09"/>
    <w:rsid w:val="7C7DB429"/>
    <w:rsid w:val="7C7FD1C6"/>
    <w:rsid w:val="7CC84A60"/>
    <w:rsid w:val="7CC97527"/>
    <w:rsid w:val="7D25BDA6"/>
    <w:rsid w:val="7D58432D"/>
    <w:rsid w:val="7ECCB456"/>
    <w:rsid w:val="7EDA2C84"/>
    <w:rsid w:val="7F7ED7B7"/>
    <w:rsid w:val="7FE26EE7"/>
    <w:rsid w:val="7FE5C7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3F3DC"/>
  <w15:chartTrackingRefBased/>
  <w15:docId w15:val="{6CC08400-8E0E-4F3F-8E62-0B072BC8A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44446"/>
    <w:pPr>
      <w:numPr>
        <w:numId w:val="31"/>
      </w:numPr>
      <w:spacing w:before="100" w:beforeAutospacing="1" w:after="100" w:afterAutospacing="1"/>
      <w:outlineLvl w:val="0"/>
    </w:pPr>
    <w:rPr>
      <w:rFonts w:ascii="Times New Roman" w:eastAsia="Times New Roman" w:hAnsi="Times New Roman" w:cs="Times New Roman"/>
      <w:b/>
      <w:bCs/>
      <w:kern w:val="36"/>
      <w:szCs w:val="48"/>
      <w14:ligatures w14:val="none"/>
    </w:rPr>
  </w:style>
  <w:style w:type="paragraph" w:styleId="Heading2">
    <w:name w:val="heading 2"/>
    <w:basedOn w:val="Normal"/>
    <w:link w:val="Heading2Char"/>
    <w:uiPriority w:val="9"/>
    <w:qFormat/>
    <w:rsid w:val="00D44446"/>
    <w:pPr>
      <w:numPr>
        <w:ilvl w:val="1"/>
        <w:numId w:val="31"/>
      </w:numPr>
      <w:spacing w:before="100" w:beforeAutospacing="1" w:after="100" w:afterAutospacing="1"/>
      <w:outlineLvl w:val="1"/>
    </w:pPr>
    <w:rPr>
      <w:rFonts w:ascii="Times New Roman" w:eastAsia="Times New Roman" w:hAnsi="Times New Roman" w:cs="Times New Roman"/>
      <w:b/>
      <w:bCs/>
      <w:kern w:val="0"/>
      <w:szCs w:val="36"/>
      <w14:ligatures w14:val="none"/>
    </w:rPr>
  </w:style>
  <w:style w:type="paragraph" w:styleId="Heading3">
    <w:name w:val="heading 3"/>
    <w:basedOn w:val="Normal"/>
    <w:link w:val="Heading3Char"/>
    <w:uiPriority w:val="9"/>
    <w:qFormat/>
    <w:rsid w:val="00D44446"/>
    <w:pPr>
      <w:numPr>
        <w:ilvl w:val="2"/>
        <w:numId w:val="31"/>
      </w:numPr>
      <w:spacing w:before="100" w:beforeAutospacing="1" w:after="100" w:afterAutospacing="1"/>
      <w:outlineLvl w:val="2"/>
    </w:pPr>
    <w:rPr>
      <w:rFonts w:ascii="Times New Roman" w:eastAsia="Times New Roman" w:hAnsi="Times New Roman" w:cs="Times New Roman"/>
      <w:b/>
      <w:bCs/>
      <w:kern w:val="0"/>
      <w:szCs w:val="27"/>
      <w14:ligatures w14:val="none"/>
    </w:rPr>
  </w:style>
  <w:style w:type="paragraph" w:styleId="Heading4">
    <w:name w:val="heading 4"/>
    <w:basedOn w:val="Normal"/>
    <w:next w:val="Normal"/>
    <w:link w:val="Heading4Char"/>
    <w:uiPriority w:val="9"/>
    <w:semiHidden/>
    <w:unhideWhenUsed/>
    <w:qFormat/>
    <w:rsid w:val="00D44446"/>
    <w:pPr>
      <w:keepNext/>
      <w:keepLines/>
      <w:numPr>
        <w:ilvl w:val="3"/>
        <w:numId w:val="3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44446"/>
    <w:pPr>
      <w:keepNext/>
      <w:keepLines/>
      <w:numPr>
        <w:ilvl w:val="4"/>
        <w:numId w:val="3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4446"/>
    <w:pPr>
      <w:keepNext/>
      <w:keepLines/>
      <w:numPr>
        <w:ilvl w:val="5"/>
        <w:numId w:val="3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44446"/>
    <w:pPr>
      <w:keepNext/>
      <w:keepLines/>
      <w:numPr>
        <w:ilvl w:val="6"/>
        <w:numId w:val="3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44446"/>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4446"/>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46"/>
    <w:rPr>
      <w:rFonts w:ascii="Times New Roman" w:eastAsia="Times New Roman" w:hAnsi="Times New Roman" w:cs="Times New Roman"/>
      <w:b/>
      <w:bCs/>
      <w:kern w:val="36"/>
      <w:szCs w:val="48"/>
      <w14:ligatures w14:val="none"/>
    </w:rPr>
  </w:style>
  <w:style w:type="character" w:customStyle="1" w:styleId="Heading2Char">
    <w:name w:val="Heading 2 Char"/>
    <w:basedOn w:val="DefaultParagraphFont"/>
    <w:link w:val="Heading2"/>
    <w:uiPriority w:val="9"/>
    <w:rsid w:val="00D44446"/>
    <w:rPr>
      <w:rFonts w:ascii="Times New Roman" w:eastAsia="Times New Roman" w:hAnsi="Times New Roman" w:cs="Times New Roman"/>
      <w:b/>
      <w:bCs/>
      <w:kern w:val="0"/>
      <w:szCs w:val="36"/>
      <w14:ligatures w14:val="none"/>
    </w:rPr>
  </w:style>
  <w:style w:type="character" w:customStyle="1" w:styleId="Heading3Char">
    <w:name w:val="Heading 3 Char"/>
    <w:basedOn w:val="DefaultParagraphFont"/>
    <w:link w:val="Heading3"/>
    <w:uiPriority w:val="9"/>
    <w:rsid w:val="00D44446"/>
    <w:rPr>
      <w:rFonts w:ascii="Times New Roman" w:eastAsia="Times New Roman" w:hAnsi="Times New Roman" w:cs="Times New Roman"/>
      <w:b/>
      <w:bCs/>
      <w:kern w:val="0"/>
      <w:szCs w:val="27"/>
      <w14:ligatures w14:val="none"/>
    </w:rPr>
  </w:style>
  <w:style w:type="character" w:styleId="Emphasis">
    <w:name w:val="Emphasis"/>
    <w:basedOn w:val="DefaultParagraphFont"/>
    <w:uiPriority w:val="20"/>
    <w:qFormat/>
    <w:rsid w:val="00ED59A9"/>
    <w:rPr>
      <w:i/>
      <w:iCs/>
    </w:rPr>
  </w:style>
  <w:style w:type="paragraph" w:styleId="NormalWeb">
    <w:name w:val="Normal (Web)"/>
    <w:basedOn w:val="Normal"/>
    <w:uiPriority w:val="99"/>
    <w:unhideWhenUsed/>
    <w:rsid w:val="00ED59A9"/>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D59A9"/>
  </w:style>
  <w:style w:type="character" w:styleId="Strong">
    <w:name w:val="Strong"/>
    <w:basedOn w:val="DefaultParagraphFont"/>
    <w:uiPriority w:val="22"/>
    <w:qFormat/>
    <w:rsid w:val="00ED59A9"/>
    <w:rPr>
      <w:b/>
      <w:bCs/>
    </w:rPr>
  </w:style>
  <w:style w:type="paragraph" w:styleId="ListParagraph">
    <w:name w:val="List Paragraph"/>
    <w:basedOn w:val="Normal"/>
    <w:uiPriority w:val="34"/>
    <w:qFormat/>
    <w:rsid w:val="00972F48"/>
    <w:pPr>
      <w:ind w:left="720"/>
      <w:contextualSpacing/>
    </w:pPr>
  </w:style>
  <w:style w:type="character" w:customStyle="1" w:styleId="Heading4Char">
    <w:name w:val="Heading 4 Char"/>
    <w:basedOn w:val="DefaultParagraphFont"/>
    <w:link w:val="Heading4"/>
    <w:uiPriority w:val="9"/>
    <w:semiHidden/>
    <w:rsid w:val="008308A4"/>
    <w:rPr>
      <w:rFonts w:asciiTheme="majorHAnsi" w:eastAsiaTheme="majorEastAsia" w:hAnsiTheme="majorHAnsi" w:cstheme="majorBidi"/>
      <w:i/>
      <w:iCs/>
      <w:color w:val="2F5496" w:themeColor="accent1" w:themeShade="BF"/>
    </w:rPr>
  </w:style>
  <w:style w:type="character" w:customStyle="1" w:styleId="relative">
    <w:name w:val="relative"/>
    <w:basedOn w:val="DefaultParagraphFont"/>
    <w:rsid w:val="002B4262"/>
  </w:style>
  <w:style w:type="paragraph" w:customStyle="1" w:styleId="not-prose">
    <w:name w:val="not-prose"/>
    <w:basedOn w:val="Normal"/>
    <w:rsid w:val="002B4262"/>
    <w:pPr>
      <w:spacing w:before="100" w:beforeAutospacing="1" w:after="100" w:afterAutospacing="1"/>
    </w:pPr>
    <w:rPr>
      <w:rFonts w:ascii="Times New Roman" w:eastAsia="Times New Roman" w:hAnsi="Times New Roman" w:cs="Times New Roman"/>
      <w:kern w:val="0"/>
      <w14:ligatures w14:val="none"/>
    </w:rPr>
  </w:style>
  <w:style w:type="table" w:styleId="ListTable3-Accent3">
    <w:name w:val="List Table 3 Accent 3"/>
    <w:basedOn w:val="TableNormal"/>
    <w:uiPriority w:val="48"/>
    <w:rsid w:val="00603B18"/>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Revision">
    <w:name w:val="Revision"/>
    <w:hidden/>
    <w:uiPriority w:val="99"/>
    <w:semiHidden/>
    <w:rsid w:val="00E604C4"/>
  </w:style>
  <w:style w:type="paragraph" w:styleId="FootnoteText">
    <w:name w:val="footnote text"/>
    <w:basedOn w:val="Normal"/>
    <w:uiPriority w:val="99"/>
    <w:semiHidden/>
    <w:unhideWhenUsed/>
    <w:rsid w:val="2F0810AC"/>
    <w:rPr>
      <w:sz w:val="20"/>
      <w:szCs w:val="20"/>
    </w:rPr>
  </w:style>
  <w:style w:type="character" w:styleId="FootnoteReference">
    <w:name w:val="footnote reference"/>
    <w:basedOn w:val="DefaultParagraphFont"/>
    <w:uiPriority w:val="99"/>
    <w:semiHidden/>
    <w:unhideWhenUsed/>
    <w:rsid w:val="2F0810AC"/>
    <w:rPr>
      <w:vertAlign w:val="superscript"/>
    </w:rPr>
  </w:style>
  <w:style w:type="character" w:styleId="Hyperlink">
    <w:name w:val="Hyperlink"/>
    <w:basedOn w:val="DefaultParagraphFont"/>
    <w:uiPriority w:val="99"/>
    <w:unhideWhenUsed/>
    <w:rsid w:val="79CB7BA6"/>
    <w:rPr>
      <w:color w:val="0563C1"/>
      <w:u w:val="single"/>
    </w:rPr>
  </w:style>
  <w:style w:type="paragraph" w:styleId="Header">
    <w:name w:val="header"/>
    <w:basedOn w:val="Normal"/>
    <w:link w:val="HeaderChar"/>
    <w:uiPriority w:val="99"/>
    <w:semiHidden/>
    <w:unhideWhenUsed/>
    <w:rsid w:val="000C5C78"/>
    <w:pPr>
      <w:tabs>
        <w:tab w:val="center" w:pos="4680"/>
        <w:tab w:val="right" w:pos="9360"/>
      </w:tabs>
    </w:pPr>
  </w:style>
  <w:style w:type="character" w:customStyle="1" w:styleId="HeaderChar">
    <w:name w:val="Header Char"/>
    <w:basedOn w:val="DefaultParagraphFont"/>
    <w:link w:val="Header"/>
    <w:uiPriority w:val="99"/>
    <w:semiHidden/>
    <w:rsid w:val="000C5C78"/>
  </w:style>
  <w:style w:type="paragraph" w:styleId="Footer">
    <w:name w:val="footer"/>
    <w:basedOn w:val="Normal"/>
    <w:link w:val="FooterChar"/>
    <w:uiPriority w:val="99"/>
    <w:unhideWhenUsed/>
    <w:rsid w:val="000C5C78"/>
    <w:pPr>
      <w:tabs>
        <w:tab w:val="center" w:pos="4680"/>
        <w:tab w:val="right" w:pos="9360"/>
      </w:tabs>
    </w:pPr>
  </w:style>
  <w:style w:type="character" w:customStyle="1" w:styleId="FooterChar">
    <w:name w:val="Footer Char"/>
    <w:basedOn w:val="DefaultParagraphFont"/>
    <w:link w:val="Footer"/>
    <w:uiPriority w:val="99"/>
    <w:rsid w:val="000C5C78"/>
  </w:style>
  <w:style w:type="character" w:styleId="PlaceholderText">
    <w:name w:val="Placeholder Text"/>
    <w:basedOn w:val="DefaultParagraphFont"/>
    <w:uiPriority w:val="99"/>
    <w:semiHidden/>
    <w:rsid w:val="7BCC715E"/>
    <w:rPr>
      <w:color w:val="808080" w:themeColor="background1" w:themeShade="8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7C6B64"/>
  </w:style>
  <w:style w:type="character" w:customStyle="1" w:styleId="Heading5Char">
    <w:name w:val="Heading 5 Char"/>
    <w:basedOn w:val="DefaultParagraphFont"/>
    <w:link w:val="Heading5"/>
    <w:uiPriority w:val="9"/>
    <w:semiHidden/>
    <w:rsid w:val="00D4444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4444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4444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4444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4446"/>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D44446"/>
    <w:pPr>
      <w:numPr>
        <w:numId w:val="32"/>
      </w:numPr>
    </w:pPr>
  </w:style>
  <w:style w:type="numbering" w:customStyle="1" w:styleId="CurrentList2">
    <w:name w:val="Current List2"/>
    <w:uiPriority w:val="99"/>
    <w:rsid w:val="00D44446"/>
    <w:pPr>
      <w:numPr>
        <w:numId w:val="33"/>
      </w:numPr>
    </w:pPr>
  </w:style>
  <w:style w:type="character" w:styleId="PageNumber">
    <w:name w:val="page number"/>
    <w:basedOn w:val="DefaultParagraphFont"/>
    <w:uiPriority w:val="99"/>
    <w:semiHidden/>
    <w:unhideWhenUsed/>
    <w:rsid w:val="0015340C"/>
  </w:style>
  <w:style w:type="paragraph" w:styleId="CommentSubject">
    <w:name w:val="annotation subject"/>
    <w:basedOn w:val="CommentText"/>
    <w:next w:val="CommentText"/>
    <w:link w:val="CommentSubjectChar"/>
    <w:uiPriority w:val="99"/>
    <w:semiHidden/>
    <w:unhideWhenUsed/>
    <w:rsid w:val="000501D4"/>
    <w:rPr>
      <w:b/>
      <w:bCs/>
    </w:rPr>
  </w:style>
  <w:style w:type="character" w:customStyle="1" w:styleId="CommentSubjectChar">
    <w:name w:val="Comment Subject Char"/>
    <w:basedOn w:val="CommentTextChar"/>
    <w:link w:val="CommentSubject"/>
    <w:uiPriority w:val="99"/>
    <w:semiHidden/>
    <w:rsid w:val="000501D4"/>
    <w:rPr>
      <w:b/>
      <w:bCs/>
      <w:sz w:val="20"/>
      <w:szCs w:val="20"/>
    </w:rPr>
  </w:style>
  <w:style w:type="character" w:styleId="UnresolvedMention">
    <w:name w:val="Unresolved Mention"/>
    <w:basedOn w:val="DefaultParagraphFont"/>
    <w:uiPriority w:val="99"/>
    <w:semiHidden/>
    <w:unhideWhenUsed/>
    <w:rsid w:val="009A6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5480">
      <w:bodyDiv w:val="1"/>
      <w:marLeft w:val="0"/>
      <w:marRight w:val="0"/>
      <w:marTop w:val="0"/>
      <w:marBottom w:val="0"/>
      <w:divBdr>
        <w:top w:val="none" w:sz="0" w:space="0" w:color="auto"/>
        <w:left w:val="none" w:sz="0" w:space="0" w:color="auto"/>
        <w:bottom w:val="none" w:sz="0" w:space="0" w:color="auto"/>
        <w:right w:val="none" w:sz="0" w:space="0" w:color="auto"/>
      </w:divBdr>
    </w:div>
    <w:div w:id="16391054">
      <w:bodyDiv w:val="1"/>
      <w:marLeft w:val="0"/>
      <w:marRight w:val="0"/>
      <w:marTop w:val="0"/>
      <w:marBottom w:val="0"/>
      <w:divBdr>
        <w:top w:val="none" w:sz="0" w:space="0" w:color="auto"/>
        <w:left w:val="none" w:sz="0" w:space="0" w:color="auto"/>
        <w:bottom w:val="none" w:sz="0" w:space="0" w:color="auto"/>
        <w:right w:val="none" w:sz="0" w:space="0" w:color="auto"/>
      </w:divBdr>
    </w:div>
    <w:div w:id="22872817">
      <w:bodyDiv w:val="1"/>
      <w:marLeft w:val="0"/>
      <w:marRight w:val="0"/>
      <w:marTop w:val="0"/>
      <w:marBottom w:val="0"/>
      <w:divBdr>
        <w:top w:val="none" w:sz="0" w:space="0" w:color="auto"/>
        <w:left w:val="none" w:sz="0" w:space="0" w:color="auto"/>
        <w:bottom w:val="none" w:sz="0" w:space="0" w:color="auto"/>
        <w:right w:val="none" w:sz="0" w:space="0" w:color="auto"/>
      </w:divBdr>
    </w:div>
    <w:div w:id="23600256">
      <w:bodyDiv w:val="1"/>
      <w:marLeft w:val="0"/>
      <w:marRight w:val="0"/>
      <w:marTop w:val="0"/>
      <w:marBottom w:val="0"/>
      <w:divBdr>
        <w:top w:val="none" w:sz="0" w:space="0" w:color="auto"/>
        <w:left w:val="none" w:sz="0" w:space="0" w:color="auto"/>
        <w:bottom w:val="none" w:sz="0" w:space="0" w:color="auto"/>
        <w:right w:val="none" w:sz="0" w:space="0" w:color="auto"/>
      </w:divBdr>
    </w:div>
    <w:div w:id="28186421">
      <w:bodyDiv w:val="1"/>
      <w:marLeft w:val="0"/>
      <w:marRight w:val="0"/>
      <w:marTop w:val="0"/>
      <w:marBottom w:val="0"/>
      <w:divBdr>
        <w:top w:val="none" w:sz="0" w:space="0" w:color="auto"/>
        <w:left w:val="none" w:sz="0" w:space="0" w:color="auto"/>
        <w:bottom w:val="none" w:sz="0" w:space="0" w:color="auto"/>
        <w:right w:val="none" w:sz="0" w:space="0" w:color="auto"/>
      </w:divBdr>
    </w:div>
    <w:div w:id="29304965">
      <w:bodyDiv w:val="1"/>
      <w:marLeft w:val="0"/>
      <w:marRight w:val="0"/>
      <w:marTop w:val="0"/>
      <w:marBottom w:val="0"/>
      <w:divBdr>
        <w:top w:val="none" w:sz="0" w:space="0" w:color="auto"/>
        <w:left w:val="none" w:sz="0" w:space="0" w:color="auto"/>
        <w:bottom w:val="none" w:sz="0" w:space="0" w:color="auto"/>
        <w:right w:val="none" w:sz="0" w:space="0" w:color="auto"/>
      </w:divBdr>
    </w:div>
    <w:div w:id="74322032">
      <w:bodyDiv w:val="1"/>
      <w:marLeft w:val="0"/>
      <w:marRight w:val="0"/>
      <w:marTop w:val="0"/>
      <w:marBottom w:val="0"/>
      <w:divBdr>
        <w:top w:val="none" w:sz="0" w:space="0" w:color="auto"/>
        <w:left w:val="none" w:sz="0" w:space="0" w:color="auto"/>
        <w:bottom w:val="none" w:sz="0" w:space="0" w:color="auto"/>
        <w:right w:val="none" w:sz="0" w:space="0" w:color="auto"/>
      </w:divBdr>
    </w:div>
    <w:div w:id="75713343">
      <w:bodyDiv w:val="1"/>
      <w:marLeft w:val="0"/>
      <w:marRight w:val="0"/>
      <w:marTop w:val="0"/>
      <w:marBottom w:val="0"/>
      <w:divBdr>
        <w:top w:val="none" w:sz="0" w:space="0" w:color="auto"/>
        <w:left w:val="none" w:sz="0" w:space="0" w:color="auto"/>
        <w:bottom w:val="none" w:sz="0" w:space="0" w:color="auto"/>
        <w:right w:val="none" w:sz="0" w:space="0" w:color="auto"/>
      </w:divBdr>
    </w:div>
    <w:div w:id="103624081">
      <w:bodyDiv w:val="1"/>
      <w:marLeft w:val="0"/>
      <w:marRight w:val="0"/>
      <w:marTop w:val="0"/>
      <w:marBottom w:val="0"/>
      <w:divBdr>
        <w:top w:val="none" w:sz="0" w:space="0" w:color="auto"/>
        <w:left w:val="none" w:sz="0" w:space="0" w:color="auto"/>
        <w:bottom w:val="none" w:sz="0" w:space="0" w:color="auto"/>
        <w:right w:val="none" w:sz="0" w:space="0" w:color="auto"/>
      </w:divBdr>
    </w:div>
    <w:div w:id="130027608">
      <w:bodyDiv w:val="1"/>
      <w:marLeft w:val="0"/>
      <w:marRight w:val="0"/>
      <w:marTop w:val="0"/>
      <w:marBottom w:val="0"/>
      <w:divBdr>
        <w:top w:val="none" w:sz="0" w:space="0" w:color="auto"/>
        <w:left w:val="none" w:sz="0" w:space="0" w:color="auto"/>
        <w:bottom w:val="none" w:sz="0" w:space="0" w:color="auto"/>
        <w:right w:val="none" w:sz="0" w:space="0" w:color="auto"/>
      </w:divBdr>
    </w:div>
    <w:div w:id="133567490">
      <w:bodyDiv w:val="1"/>
      <w:marLeft w:val="0"/>
      <w:marRight w:val="0"/>
      <w:marTop w:val="0"/>
      <w:marBottom w:val="0"/>
      <w:divBdr>
        <w:top w:val="none" w:sz="0" w:space="0" w:color="auto"/>
        <w:left w:val="none" w:sz="0" w:space="0" w:color="auto"/>
        <w:bottom w:val="none" w:sz="0" w:space="0" w:color="auto"/>
        <w:right w:val="none" w:sz="0" w:space="0" w:color="auto"/>
      </w:divBdr>
    </w:div>
    <w:div w:id="154687467">
      <w:bodyDiv w:val="1"/>
      <w:marLeft w:val="0"/>
      <w:marRight w:val="0"/>
      <w:marTop w:val="0"/>
      <w:marBottom w:val="0"/>
      <w:divBdr>
        <w:top w:val="none" w:sz="0" w:space="0" w:color="auto"/>
        <w:left w:val="none" w:sz="0" w:space="0" w:color="auto"/>
        <w:bottom w:val="none" w:sz="0" w:space="0" w:color="auto"/>
        <w:right w:val="none" w:sz="0" w:space="0" w:color="auto"/>
      </w:divBdr>
    </w:div>
    <w:div w:id="168638663">
      <w:bodyDiv w:val="1"/>
      <w:marLeft w:val="0"/>
      <w:marRight w:val="0"/>
      <w:marTop w:val="0"/>
      <w:marBottom w:val="0"/>
      <w:divBdr>
        <w:top w:val="none" w:sz="0" w:space="0" w:color="auto"/>
        <w:left w:val="none" w:sz="0" w:space="0" w:color="auto"/>
        <w:bottom w:val="none" w:sz="0" w:space="0" w:color="auto"/>
        <w:right w:val="none" w:sz="0" w:space="0" w:color="auto"/>
      </w:divBdr>
    </w:div>
    <w:div w:id="172301126">
      <w:bodyDiv w:val="1"/>
      <w:marLeft w:val="0"/>
      <w:marRight w:val="0"/>
      <w:marTop w:val="0"/>
      <w:marBottom w:val="0"/>
      <w:divBdr>
        <w:top w:val="none" w:sz="0" w:space="0" w:color="auto"/>
        <w:left w:val="none" w:sz="0" w:space="0" w:color="auto"/>
        <w:bottom w:val="none" w:sz="0" w:space="0" w:color="auto"/>
        <w:right w:val="none" w:sz="0" w:space="0" w:color="auto"/>
      </w:divBdr>
    </w:div>
    <w:div w:id="187791498">
      <w:bodyDiv w:val="1"/>
      <w:marLeft w:val="0"/>
      <w:marRight w:val="0"/>
      <w:marTop w:val="0"/>
      <w:marBottom w:val="0"/>
      <w:divBdr>
        <w:top w:val="none" w:sz="0" w:space="0" w:color="auto"/>
        <w:left w:val="none" w:sz="0" w:space="0" w:color="auto"/>
        <w:bottom w:val="none" w:sz="0" w:space="0" w:color="auto"/>
        <w:right w:val="none" w:sz="0" w:space="0" w:color="auto"/>
      </w:divBdr>
    </w:div>
    <w:div w:id="195315742">
      <w:bodyDiv w:val="1"/>
      <w:marLeft w:val="0"/>
      <w:marRight w:val="0"/>
      <w:marTop w:val="0"/>
      <w:marBottom w:val="0"/>
      <w:divBdr>
        <w:top w:val="none" w:sz="0" w:space="0" w:color="auto"/>
        <w:left w:val="none" w:sz="0" w:space="0" w:color="auto"/>
        <w:bottom w:val="none" w:sz="0" w:space="0" w:color="auto"/>
        <w:right w:val="none" w:sz="0" w:space="0" w:color="auto"/>
      </w:divBdr>
    </w:div>
    <w:div w:id="200630193">
      <w:bodyDiv w:val="1"/>
      <w:marLeft w:val="0"/>
      <w:marRight w:val="0"/>
      <w:marTop w:val="0"/>
      <w:marBottom w:val="0"/>
      <w:divBdr>
        <w:top w:val="none" w:sz="0" w:space="0" w:color="auto"/>
        <w:left w:val="none" w:sz="0" w:space="0" w:color="auto"/>
        <w:bottom w:val="none" w:sz="0" w:space="0" w:color="auto"/>
        <w:right w:val="none" w:sz="0" w:space="0" w:color="auto"/>
      </w:divBdr>
    </w:div>
    <w:div w:id="207912291">
      <w:bodyDiv w:val="1"/>
      <w:marLeft w:val="0"/>
      <w:marRight w:val="0"/>
      <w:marTop w:val="0"/>
      <w:marBottom w:val="0"/>
      <w:divBdr>
        <w:top w:val="none" w:sz="0" w:space="0" w:color="auto"/>
        <w:left w:val="none" w:sz="0" w:space="0" w:color="auto"/>
        <w:bottom w:val="none" w:sz="0" w:space="0" w:color="auto"/>
        <w:right w:val="none" w:sz="0" w:space="0" w:color="auto"/>
      </w:divBdr>
    </w:div>
    <w:div w:id="212620721">
      <w:bodyDiv w:val="1"/>
      <w:marLeft w:val="0"/>
      <w:marRight w:val="0"/>
      <w:marTop w:val="0"/>
      <w:marBottom w:val="0"/>
      <w:divBdr>
        <w:top w:val="none" w:sz="0" w:space="0" w:color="auto"/>
        <w:left w:val="none" w:sz="0" w:space="0" w:color="auto"/>
        <w:bottom w:val="none" w:sz="0" w:space="0" w:color="auto"/>
        <w:right w:val="none" w:sz="0" w:space="0" w:color="auto"/>
      </w:divBdr>
    </w:div>
    <w:div w:id="219289375">
      <w:bodyDiv w:val="1"/>
      <w:marLeft w:val="0"/>
      <w:marRight w:val="0"/>
      <w:marTop w:val="0"/>
      <w:marBottom w:val="0"/>
      <w:divBdr>
        <w:top w:val="none" w:sz="0" w:space="0" w:color="auto"/>
        <w:left w:val="none" w:sz="0" w:space="0" w:color="auto"/>
        <w:bottom w:val="none" w:sz="0" w:space="0" w:color="auto"/>
        <w:right w:val="none" w:sz="0" w:space="0" w:color="auto"/>
      </w:divBdr>
    </w:div>
    <w:div w:id="228199934">
      <w:bodyDiv w:val="1"/>
      <w:marLeft w:val="0"/>
      <w:marRight w:val="0"/>
      <w:marTop w:val="0"/>
      <w:marBottom w:val="0"/>
      <w:divBdr>
        <w:top w:val="none" w:sz="0" w:space="0" w:color="auto"/>
        <w:left w:val="none" w:sz="0" w:space="0" w:color="auto"/>
        <w:bottom w:val="none" w:sz="0" w:space="0" w:color="auto"/>
        <w:right w:val="none" w:sz="0" w:space="0" w:color="auto"/>
      </w:divBdr>
    </w:div>
    <w:div w:id="256057478">
      <w:bodyDiv w:val="1"/>
      <w:marLeft w:val="0"/>
      <w:marRight w:val="0"/>
      <w:marTop w:val="0"/>
      <w:marBottom w:val="0"/>
      <w:divBdr>
        <w:top w:val="none" w:sz="0" w:space="0" w:color="auto"/>
        <w:left w:val="none" w:sz="0" w:space="0" w:color="auto"/>
        <w:bottom w:val="none" w:sz="0" w:space="0" w:color="auto"/>
        <w:right w:val="none" w:sz="0" w:space="0" w:color="auto"/>
      </w:divBdr>
    </w:div>
    <w:div w:id="268661227">
      <w:bodyDiv w:val="1"/>
      <w:marLeft w:val="0"/>
      <w:marRight w:val="0"/>
      <w:marTop w:val="0"/>
      <w:marBottom w:val="0"/>
      <w:divBdr>
        <w:top w:val="none" w:sz="0" w:space="0" w:color="auto"/>
        <w:left w:val="none" w:sz="0" w:space="0" w:color="auto"/>
        <w:bottom w:val="none" w:sz="0" w:space="0" w:color="auto"/>
        <w:right w:val="none" w:sz="0" w:space="0" w:color="auto"/>
      </w:divBdr>
    </w:div>
    <w:div w:id="296495611">
      <w:bodyDiv w:val="1"/>
      <w:marLeft w:val="0"/>
      <w:marRight w:val="0"/>
      <w:marTop w:val="0"/>
      <w:marBottom w:val="0"/>
      <w:divBdr>
        <w:top w:val="none" w:sz="0" w:space="0" w:color="auto"/>
        <w:left w:val="none" w:sz="0" w:space="0" w:color="auto"/>
        <w:bottom w:val="none" w:sz="0" w:space="0" w:color="auto"/>
        <w:right w:val="none" w:sz="0" w:space="0" w:color="auto"/>
      </w:divBdr>
    </w:div>
    <w:div w:id="298413969">
      <w:bodyDiv w:val="1"/>
      <w:marLeft w:val="0"/>
      <w:marRight w:val="0"/>
      <w:marTop w:val="0"/>
      <w:marBottom w:val="0"/>
      <w:divBdr>
        <w:top w:val="none" w:sz="0" w:space="0" w:color="auto"/>
        <w:left w:val="none" w:sz="0" w:space="0" w:color="auto"/>
        <w:bottom w:val="none" w:sz="0" w:space="0" w:color="auto"/>
        <w:right w:val="none" w:sz="0" w:space="0" w:color="auto"/>
      </w:divBdr>
    </w:div>
    <w:div w:id="312370094">
      <w:bodyDiv w:val="1"/>
      <w:marLeft w:val="0"/>
      <w:marRight w:val="0"/>
      <w:marTop w:val="0"/>
      <w:marBottom w:val="0"/>
      <w:divBdr>
        <w:top w:val="none" w:sz="0" w:space="0" w:color="auto"/>
        <w:left w:val="none" w:sz="0" w:space="0" w:color="auto"/>
        <w:bottom w:val="none" w:sz="0" w:space="0" w:color="auto"/>
        <w:right w:val="none" w:sz="0" w:space="0" w:color="auto"/>
      </w:divBdr>
    </w:div>
    <w:div w:id="338896109">
      <w:bodyDiv w:val="1"/>
      <w:marLeft w:val="0"/>
      <w:marRight w:val="0"/>
      <w:marTop w:val="0"/>
      <w:marBottom w:val="0"/>
      <w:divBdr>
        <w:top w:val="none" w:sz="0" w:space="0" w:color="auto"/>
        <w:left w:val="none" w:sz="0" w:space="0" w:color="auto"/>
        <w:bottom w:val="none" w:sz="0" w:space="0" w:color="auto"/>
        <w:right w:val="none" w:sz="0" w:space="0" w:color="auto"/>
      </w:divBdr>
    </w:div>
    <w:div w:id="347147594">
      <w:bodyDiv w:val="1"/>
      <w:marLeft w:val="0"/>
      <w:marRight w:val="0"/>
      <w:marTop w:val="0"/>
      <w:marBottom w:val="0"/>
      <w:divBdr>
        <w:top w:val="none" w:sz="0" w:space="0" w:color="auto"/>
        <w:left w:val="none" w:sz="0" w:space="0" w:color="auto"/>
        <w:bottom w:val="none" w:sz="0" w:space="0" w:color="auto"/>
        <w:right w:val="none" w:sz="0" w:space="0" w:color="auto"/>
      </w:divBdr>
    </w:div>
    <w:div w:id="357970268">
      <w:bodyDiv w:val="1"/>
      <w:marLeft w:val="0"/>
      <w:marRight w:val="0"/>
      <w:marTop w:val="0"/>
      <w:marBottom w:val="0"/>
      <w:divBdr>
        <w:top w:val="none" w:sz="0" w:space="0" w:color="auto"/>
        <w:left w:val="none" w:sz="0" w:space="0" w:color="auto"/>
        <w:bottom w:val="none" w:sz="0" w:space="0" w:color="auto"/>
        <w:right w:val="none" w:sz="0" w:space="0" w:color="auto"/>
      </w:divBdr>
    </w:div>
    <w:div w:id="370543716">
      <w:bodyDiv w:val="1"/>
      <w:marLeft w:val="0"/>
      <w:marRight w:val="0"/>
      <w:marTop w:val="0"/>
      <w:marBottom w:val="0"/>
      <w:divBdr>
        <w:top w:val="none" w:sz="0" w:space="0" w:color="auto"/>
        <w:left w:val="none" w:sz="0" w:space="0" w:color="auto"/>
        <w:bottom w:val="none" w:sz="0" w:space="0" w:color="auto"/>
        <w:right w:val="none" w:sz="0" w:space="0" w:color="auto"/>
      </w:divBdr>
    </w:div>
    <w:div w:id="413161810">
      <w:bodyDiv w:val="1"/>
      <w:marLeft w:val="0"/>
      <w:marRight w:val="0"/>
      <w:marTop w:val="0"/>
      <w:marBottom w:val="0"/>
      <w:divBdr>
        <w:top w:val="none" w:sz="0" w:space="0" w:color="auto"/>
        <w:left w:val="none" w:sz="0" w:space="0" w:color="auto"/>
        <w:bottom w:val="none" w:sz="0" w:space="0" w:color="auto"/>
        <w:right w:val="none" w:sz="0" w:space="0" w:color="auto"/>
      </w:divBdr>
    </w:div>
    <w:div w:id="415982361">
      <w:bodyDiv w:val="1"/>
      <w:marLeft w:val="0"/>
      <w:marRight w:val="0"/>
      <w:marTop w:val="0"/>
      <w:marBottom w:val="0"/>
      <w:divBdr>
        <w:top w:val="none" w:sz="0" w:space="0" w:color="auto"/>
        <w:left w:val="none" w:sz="0" w:space="0" w:color="auto"/>
        <w:bottom w:val="none" w:sz="0" w:space="0" w:color="auto"/>
        <w:right w:val="none" w:sz="0" w:space="0" w:color="auto"/>
      </w:divBdr>
    </w:div>
    <w:div w:id="416295211">
      <w:bodyDiv w:val="1"/>
      <w:marLeft w:val="0"/>
      <w:marRight w:val="0"/>
      <w:marTop w:val="0"/>
      <w:marBottom w:val="0"/>
      <w:divBdr>
        <w:top w:val="none" w:sz="0" w:space="0" w:color="auto"/>
        <w:left w:val="none" w:sz="0" w:space="0" w:color="auto"/>
        <w:bottom w:val="none" w:sz="0" w:space="0" w:color="auto"/>
        <w:right w:val="none" w:sz="0" w:space="0" w:color="auto"/>
      </w:divBdr>
    </w:div>
    <w:div w:id="417530651">
      <w:bodyDiv w:val="1"/>
      <w:marLeft w:val="0"/>
      <w:marRight w:val="0"/>
      <w:marTop w:val="0"/>
      <w:marBottom w:val="0"/>
      <w:divBdr>
        <w:top w:val="none" w:sz="0" w:space="0" w:color="auto"/>
        <w:left w:val="none" w:sz="0" w:space="0" w:color="auto"/>
        <w:bottom w:val="none" w:sz="0" w:space="0" w:color="auto"/>
        <w:right w:val="none" w:sz="0" w:space="0" w:color="auto"/>
      </w:divBdr>
    </w:div>
    <w:div w:id="427968441">
      <w:bodyDiv w:val="1"/>
      <w:marLeft w:val="0"/>
      <w:marRight w:val="0"/>
      <w:marTop w:val="0"/>
      <w:marBottom w:val="0"/>
      <w:divBdr>
        <w:top w:val="none" w:sz="0" w:space="0" w:color="auto"/>
        <w:left w:val="none" w:sz="0" w:space="0" w:color="auto"/>
        <w:bottom w:val="none" w:sz="0" w:space="0" w:color="auto"/>
        <w:right w:val="none" w:sz="0" w:space="0" w:color="auto"/>
      </w:divBdr>
    </w:div>
    <w:div w:id="429014139">
      <w:bodyDiv w:val="1"/>
      <w:marLeft w:val="0"/>
      <w:marRight w:val="0"/>
      <w:marTop w:val="0"/>
      <w:marBottom w:val="0"/>
      <w:divBdr>
        <w:top w:val="none" w:sz="0" w:space="0" w:color="auto"/>
        <w:left w:val="none" w:sz="0" w:space="0" w:color="auto"/>
        <w:bottom w:val="none" w:sz="0" w:space="0" w:color="auto"/>
        <w:right w:val="none" w:sz="0" w:space="0" w:color="auto"/>
      </w:divBdr>
    </w:div>
    <w:div w:id="431554607">
      <w:bodyDiv w:val="1"/>
      <w:marLeft w:val="0"/>
      <w:marRight w:val="0"/>
      <w:marTop w:val="0"/>
      <w:marBottom w:val="0"/>
      <w:divBdr>
        <w:top w:val="none" w:sz="0" w:space="0" w:color="auto"/>
        <w:left w:val="none" w:sz="0" w:space="0" w:color="auto"/>
        <w:bottom w:val="none" w:sz="0" w:space="0" w:color="auto"/>
        <w:right w:val="none" w:sz="0" w:space="0" w:color="auto"/>
      </w:divBdr>
    </w:div>
    <w:div w:id="441191267">
      <w:bodyDiv w:val="1"/>
      <w:marLeft w:val="0"/>
      <w:marRight w:val="0"/>
      <w:marTop w:val="0"/>
      <w:marBottom w:val="0"/>
      <w:divBdr>
        <w:top w:val="none" w:sz="0" w:space="0" w:color="auto"/>
        <w:left w:val="none" w:sz="0" w:space="0" w:color="auto"/>
        <w:bottom w:val="none" w:sz="0" w:space="0" w:color="auto"/>
        <w:right w:val="none" w:sz="0" w:space="0" w:color="auto"/>
      </w:divBdr>
    </w:div>
    <w:div w:id="445544153">
      <w:bodyDiv w:val="1"/>
      <w:marLeft w:val="0"/>
      <w:marRight w:val="0"/>
      <w:marTop w:val="0"/>
      <w:marBottom w:val="0"/>
      <w:divBdr>
        <w:top w:val="none" w:sz="0" w:space="0" w:color="auto"/>
        <w:left w:val="none" w:sz="0" w:space="0" w:color="auto"/>
        <w:bottom w:val="none" w:sz="0" w:space="0" w:color="auto"/>
        <w:right w:val="none" w:sz="0" w:space="0" w:color="auto"/>
      </w:divBdr>
    </w:div>
    <w:div w:id="465323033">
      <w:bodyDiv w:val="1"/>
      <w:marLeft w:val="0"/>
      <w:marRight w:val="0"/>
      <w:marTop w:val="0"/>
      <w:marBottom w:val="0"/>
      <w:divBdr>
        <w:top w:val="none" w:sz="0" w:space="0" w:color="auto"/>
        <w:left w:val="none" w:sz="0" w:space="0" w:color="auto"/>
        <w:bottom w:val="none" w:sz="0" w:space="0" w:color="auto"/>
        <w:right w:val="none" w:sz="0" w:space="0" w:color="auto"/>
      </w:divBdr>
    </w:div>
    <w:div w:id="468132276">
      <w:bodyDiv w:val="1"/>
      <w:marLeft w:val="0"/>
      <w:marRight w:val="0"/>
      <w:marTop w:val="0"/>
      <w:marBottom w:val="0"/>
      <w:divBdr>
        <w:top w:val="none" w:sz="0" w:space="0" w:color="auto"/>
        <w:left w:val="none" w:sz="0" w:space="0" w:color="auto"/>
        <w:bottom w:val="none" w:sz="0" w:space="0" w:color="auto"/>
        <w:right w:val="none" w:sz="0" w:space="0" w:color="auto"/>
      </w:divBdr>
    </w:div>
    <w:div w:id="478885314">
      <w:bodyDiv w:val="1"/>
      <w:marLeft w:val="0"/>
      <w:marRight w:val="0"/>
      <w:marTop w:val="0"/>
      <w:marBottom w:val="0"/>
      <w:divBdr>
        <w:top w:val="none" w:sz="0" w:space="0" w:color="auto"/>
        <w:left w:val="none" w:sz="0" w:space="0" w:color="auto"/>
        <w:bottom w:val="none" w:sz="0" w:space="0" w:color="auto"/>
        <w:right w:val="none" w:sz="0" w:space="0" w:color="auto"/>
      </w:divBdr>
    </w:div>
    <w:div w:id="488374376">
      <w:bodyDiv w:val="1"/>
      <w:marLeft w:val="0"/>
      <w:marRight w:val="0"/>
      <w:marTop w:val="0"/>
      <w:marBottom w:val="0"/>
      <w:divBdr>
        <w:top w:val="none" w:sz="0" w:space="0" w:color="auto"/>
        <w:left w:val="none" w:sz="0" w:space="0" w:color="auto"/>
        <w:bottom w:val="none" w:sz="0" w:space="0" w:color="auto"/>
        <w:right w:val="none" w:sz="0" w:space="0" w:color="auto"/>
      </w:divBdr>
    </w:div>
    <w:div w:id="488450929">
      <w:bodyDiv w:val="1"/>
      <w:marLeft w:val="0"/>
      <w:marRight w:val="0"/>
      <w:marTop w:val="0"/>
      <w:marBottom w:val="0"/>
      <w:divBdr>
        <w:top w:val="none" w:sz="0" w:space="0" w:color="auto"/>
        <w:left w:val="none" w:sz="0" w:space="0" w:color="auto"/>
        <w:bottom w:val="none" w:sz="0" w:space="0" w:color="auto"/>
        <w:right w:val="none" w:sz="0" w:space="0" w:color="auto"/>
      </w:divBdr>
    </w:div>
    <w:div w:id="496924731">
      <w:bodyDiv w:val="1"/>
      <w:marLeft w:val="0"/>
      <w:marRight w:val="0"/>
      <w:marTop w:val="0"/>
      <w:marBottom w:val="0"/>
      <w:divBdr>
        <w:top w:val="none" w:sz="0" w:space="0" w:color="auto"/>
        <w:left w:val="none" w:sz="0" w:space="0" w:color="auto"/>
        <w:bottom w:val="none" w:sz="0" w:space="0" w:color="auto"/>
        <w:right w:val="none" w:sz="0" w:space="0" w:color="auto"/>
      </w:divBdr>
    </w:div>
    <w:div w:id="503129664">
      <w:bodyDiv w:val="1"/>
      <w:marLeft w:val="0"/>
      <w:marRight w:val="0"/>
      <w:marTop w:val="0"/>
      <w:marBottom w:val="0"/>
      <w:divBdr>
        <w:top w:val="none" w:sz="0" w:space="0" w:color="auto"/>
        <w:left w:val="none" w:sz="0" w:space="0" w:color="auto"/>
        <w:bottom w:val="none" w:sz="0" w:space="0" w:color="auto"/>
        <w:right w:val="none" w:sz="0" w:space="0" w:color="auto"/>
      </w:divBdr>
    </w:div>
    <w:div w:id="507646831">
      <w:bodyDiv w:val="1"/>
      <w:marLeft w:val="0"/>
      <w:marRight w:val="0"/>
      <w:marTop w:val="0"/>
      <w:marBottom w:val="0"/>
      <w:divBdr>
        <w:top w:val="none" w:sz="0" w:space="0" w:color="auto"/>
        <w:left w:val="none" w:sz="0" w:space="0" w:color="auto"/>
        <w:bottom w:val="none" w:sz="0" w:space="0" w:color="auto"/>
        <w:right w:val="none" w:sz="0" w:space="0" w:color="auto"/>
      </w:divBdr>
    </w:div>
    <w:div w:id="509756379">
      <w:bodyDiv w:val="1"/>
      <w:marLeft w:val="0"/>
      <w:marRight w:val="0"/>
      <w:marTop w:val="0"/>
      <w:marBottom w:val="0"/>
      <w:divBdr>
        <w:top w:val="none" w:sz="0" w:space="0" w:color="auto"/>
        <w:left w:val="none" w:sz="0" w:space="0" w:color="auto"/>
        <w:bottom w:val="none" w:sz="0" w:space="0" w:color="auto"/>
        <w:right w:val="none" w:sz="0" w:space="0" w:color="auto"/>
      </w:divBdr>
    </w:div>
    <w:div w:id="516189846">
      <w:bodyDiv w:val="1"/>
      <w:marLeft w:val="0"/>
      <w:marRight w:val="0"/>
      <w:marTop w:val="0"/>
      <w:marBottom w:val="0"/>
      <w:divBdr>
        <w:top w:val="none" w:sz="0" w:space="0" w:color="auto"/>
        <w:left w:val="none" w:sz="0" w:space="0" w:color="auto"/>
        <w:bottom w:val="none" w:sz="0" w:space="0" w:color="auto"/>
        <w:right w:val="none" w:sz="0" w:space="0" w:color="auto"/>
      </w:divBdr>
    </w:div>
    <w:div w:id="526135562">
      <w:bodyDiv w:val="1"/>
      <w:marLeft w:val="0"/>
      <w:marRight w:val="0"/>
      <w:marTop w:val="0"/>
      <w:marBottom w:val="0"/>
      <w:divBdr>
        <w:top w:val="none" w:sz="0" w:space="0" w:color="auto"/>
        <w:left w:val="none" w:sz="0" w:space="0" w:color="auto"/>
        <w:bottom w:val="none" w:sz="0" w:space="0" w:color="auto"/>
        <w:right w:val="none" w:sz="0" w:space="0" w:color="auto"/>
      </w:divBdr>
    </w:div>
    <w:div w:id="537553049">
      <w:bodyDiv w:val="1"/>
      <w:marLeft w:val="0"/>
      <w:marRight w:val="0"/>
      <w:marTop w:val="0"/>
      <w:marBottom w:val="0"/>
      <w:divBdr>
        <w:top w:val="none" w:sz="0" w:space="0" w:color="auto"/>
        <w:left w:val="none" w:sz="0" w:space="0" w:color="auto"/>
        <w:bottom w:val="none" w:sz="0" w:space="0" w:color="auto"/>
        <w:right w:val="none" w:sz="0" w:space="0" w:color="auto"/>
      </w:divBdr>
    </w:div>
    <w:div w:id="538710733">
      <w:bodyDiv w:val="1"/>
      <w:marLeft w:val="0"/>
      <w:marRight w:val="0"/>
      <w:marTop w:val="0"/>
      <w:marBottom w:val="0"/>
      <w:divBdr>
        <w:top w:val="none" w:sz="0" w:space="0" w:color="auto"/>
        <w:left w:val="none" w:sz="0" w:space="0" w:color="auto"/>
        <w:bottom w:val="none" w:sz="0" w:space="0" w:color="auto"/>
        <w:right w:val="none" w:sz="0" w:space="0" w:color="auto"/>
      </w:divBdr>
    </w:div>
    <w:div w:id="540557479">
      <w:bodyDiv w:val="1"/>
      <w:marLeft w:val="0"/>
      <w:marRight w:val="0"/>
      <w:marTop w:val="0"/>
      <w:marBottom w:val="0"/>
      <w:divBdr>
        <w:top w:val="none" w:sz="0" w:space="0" w:color="auto"/>
        <w:left w:val="none" w:sz="0" w:space="0" w:color="auto"/>
        <w:bottom w:val="none" w:sz="0" w:space="0" w:color="auto"/>
        <w:right w:val="none" w:sz="0" w:space="0" w:color="auto"/>
      </w:divBdr>
    </w:div>
    <w:div w:id="546576374">
      <w:bodyDiv w:val="1"/>
      <w:marLeft w:val="0"/>
      <w:marRight w:val="0"/>
      <w:marTop w:val="0"/>
      <w:marBottom w:val="0"/>
      <w:divBdr>
        <w:top w:val="none" w:sz="0" w:space="0" w:color="auto"/>
        <w:left w:val="none" w:sz="0" w:space="0" w:color="auto"/>
        <w:bottom w:val="none" w:sz="0" w:space="0" w:color="auto"/>
        <w:right w:val="none" w:sz="0" w:space="0" w:color="auto"/>
      </w:divBdr>
    </w:div>
    <w:div w:id="550729663">
      <w:bodyDiv w:val="1"/>
      <w:marLeft w:val="0"/>
      <w:marRight w:val="0"/>
      <w:marTop w:val="0"/>
      <w:marBottom w:val="0"/>
      <w:divBdr>
        <w:top w:val="none" w:sz="0" w:space="0" w:color="auto"/>
        <w:left w:val="none" w:sz="0" w:space="0" w:color="auto"/>
        <w:bottom w:val="none" w:sz="0" w:space="0" w:color="auto"/>
        <w:right w:val="none" w:sz="0" w:space="0" w:color="auto"/>
      </w:divBdr>
    </w:div>
    <w:div w:id="556278470">
      <w:bodyDiv w:val="1"/>
      <w:marLeft w:val="0"/>
      <w:marRight w:val="0"/>
      <w:marTop w:val="0"/>
      <w:marBottom w:val="0"/>
      <w:divBdr>
        <w:top w:val="none" w:sz="0" w:space="0" w:color="auto"/>
        <w:left w:val="none" w:sz="0" w:space="0" w:color="auto"/>
        <w:bottom w:val="none" w:sz="0" w:space="0" w:color="auto"/>
        <w:right w:val="none" w:sz="0" w:space="0" w:color="auto"/>
      </w:divBdr>
    </w:div>
    <w:div w:id="558519858">
      <w:bodyDiv w:val="1"/>
      <w:marLeft w:val="0"/>
      <w:marRight w:val="0"/>
      <w:marTop w:val="0"/>
      <w:marBottom w:val="0"/>
      <w:divBdr>
        <w:top w:val="none" w:sz="0" w:space="0" w:color="auto"/>
        <w:left w:val="none" w:sz="0" w:space="0" w:color="auto"/>
        <w:bottom w:val="none" w:sz="0" w:space="0" w:color="auto"/>
        <w:right w:val="none" w:sz="0" w:space="0" w:color="auto"/>
      </w:divBdr>
    </w:div>
    <w:div w:id="563639423">
      <w:bodyDiv w:val="1"/>
      <w:marLeft w:val="0"/>
      <w:marRight w:val="0"/>
      <w:marTop w:val="0"/>
      <w:marBottom w:val="0"/>
      <w:divBdr>
        <w:top w:val="none" w:sz="0" w:space="0" w:color="auto"/>
        <w:left w:val="none" w:sz="0" w:space="0" w:color="auto"/>
        <w:bottom w:val="none" w:sz="0" w:space="0" w:color="auto"/>
        <w:right w:val="none" w:sz="0" w:space="0" w:color="auto"/>
      </w:divBdr>
    </w:div>
    <w:div w:id="566575626">
      <w:bodyDiv w:val="1"/>
      <w:marLeft w:val="0"/>
      <w:marRight w:val="0"/>
      <w:marTop w:val="0"/>
      <w:marBottom w:val="0"/>
      <w:divBdr>
        <w:top w:val="none" w:sz="0" w:space="0" w:color="auto"/>
        <w:left w:val="none" w:sz="0" w:space="0" w:color="auto"/>
        <w:bottom w:val="none" w:sz="0" w:space="0" w:color="auto"/>
        <w:right w:val="none" w:sz="0" w:space="0" w:color="auto"/>
      </w:divBdr>
    </w:div>
    <w:div w:id="579633084">
      <w:bodyDiv w:val="1"/>
      <w:marLeft w:val="0"/>
      <w:marRight w:val="0"/>
      <w:marTop w:val="0"/>
      <w:marBottom w:val="0"/>
      <w:divBdr>
        <w:top w:val="none" w:sz="0" w:space="0" w:color="auto"/>
        <w:left w:val="none" w:sz="0" w:space="0" w:color="auto"/>
        <w:bottom w:val="none" w:sz="0" w:space="0" w:color="auto"/>
        <w:right w:val="none" w:sz="0" w:space="0" w:color="auto"/>
      </w:divBdr>
    </w:div>
    <w:div w:id="594897154">
      <w:bodyDiv w:val="1"/>
      <w:marLeft w:val="0"/>
      <w:marRight w:val="0"/>
      <w:marTop w:val="0"/>
      <w:marBottom w:val="0"/>
      <w:divBdr>
        <w:top w:val="none" w:sz="0" w:space="0" w:color="auto"/>
        <w:left w:val="none" w:sz="0" w:space="0" w:color="auto"/>
        <w:bottom w:val="none" w:sz="0" w:space="0" w:color="auto"/>
        <w:right w:val="none" w:sz="0" w:space="0" w:color="auto"/>
      </w:divBdr>
    </w:div>
    <w:div w:id="613562001">
      <w:bodyDiv w:val="1"/>
      <w:marLeft w:val="0"/>
      <w:marRight w:val="0"/>
      <w:marTop w:val="0"/>
      <w:marBottom w:val="0"/>
      <w:divBdr>
        <w:top w:val="none" w:sz="0" w:space="0" w:color="auto"/>
        <w:left w:val="none" w:sz="0" w:space="0" w:color="auto"/>
        <w:bottom w:val="none" w:sz="0" w:space="0" w:color="auto"/>
        <w:right w:val="none" w:sz="0" w:space="0" w:color="auto"/>
      </w:divBdr>
    </w:div>
    <w:div w:id="613758072">
      <w:bodyDiv w:val="1"/>
      <w:marLeft w:val="0"/>
      <w:marRight w:val="0"/>
      <w:marTop w:val="0"/>
      <w:marBottom w:val="0"/>
      <w:divBdr>
        <w:top w:val="none" w:sz="0" w:space="0" w:color="auto"/>
        <w:left w:val="none" w:sz="0" w:space="0" w:color="auto"/>
        <w:bottom w:val="none" w:sz="0" w:space="0" w:color="auto"/>
        <w:right w:val="none" w:sz="0" w:space="0" w:color="auto"/>
      </w:divBdr>
    </w:div>
    <w:div w:id="620502473">
      <w:bodyDiv w:val="1"/>
      <w:marLeft w:val="0"/>
      <w:marRight w:val="0"/>
      <w:marTop w:val="0"/>
      <w:marBottom w:val="0"/>
      <w:divBdr>
        <w:top w:val="none" w:sz="0" w:space="0" w:color="auto"/>
        <w:left w:val="none" w:sz="0" w:space="0" w:color="auto"/>
        <w:bottom w:val="none" w:sz="0" w:space="0" w:color="auto"/>
        <w:right w:val="none" w:sz="0" w:space="0" w:color="auto"/>
      </w:divBdr>
    </w:div>
    <w:div w:id="632448498">
      <w:bodyDiv w:val="1"/>
      <w:marLeft w:val="0"/>
      <w:marRight w:val="0"/>
      <w:marTop w:val="0"/>
      <w:marBottom w:val="0"/>
      <w:divBdr>
        <w:top w:val="none" w:sz="0" w:space="0" w:color="auto"/>
        <w:left w:val="none" w:sz="0" w:space="0" w:color="auto"/>
        <w:bottom w:val="none" w:sz="0" w:space="0" w:color="auto"/>
        <w:right w:val="none" w:sz="0" w:space="0" w:color="auto"/>
      </w:divBdr>
    </w:div>
    <w:div w:id="642999796">
      <w:bodyDiv w:val="1"/>
      <w:marLeft w:val="0"/>
      <w:marRight w:val="0"/>
      <w:marTop w:val="0"/>
      <w:marBottom w:val="0"/>
      <w:divBdr>
        <w:top w:val="none" w:sz="0" w:space="0" w:color="auto"/>
        <w:left w:val="none" w:sz="0" w:space="0" w:color="auto"/>
        <w:bottom w:val="none" w:sz="0" w:space="0" w:color="auto"/>
        <w:right w:val="none" w:sz="0" w:space="0" w:color="auto"/>
      </w:divBdr>
    </w:div>
    <w:div w:id="651955918">
      <w:bodyDiv w:val="1"/>
      <w:marLeft w:val="0"/>
      <w:marRight w:val="0"/>
      <w:marTop w:val="0"/>
      <w:marBottom w:val="0"/>
      <w:divBdr>
        <w:top w:val="none" w:sz="0" w:space="0" w:color="auto"/>
        <w:left w:val="none" w:sz="0" w:space="0" w:color="auto"/>
        <w:bottom w:val="none" w:sz="0" w:space="0" w:color="auto"/>
        <w:right w:val="none" w:sz="0" w:space="0" w:color="auto"/>
      </w:divBdr>
    </w:div>
    <w:div w:id="653486039">
      <w:bodyDiv w:val="1"/>
      <w:marLeft w:val="0"/>
      <w:marRight w:val="0"/>
      <w:marTop w:val="0"/>
      <w:marBottom w:val="0"/>
      <w:divBdr>
        <w:top w:val="none" w:sz="0" w:space="0" w:color="auto"/>
        <w:left w:val="none" w:sz="0" w:space="0" w:color="auto"/>
        <w:bottom w:val="none" w:sz="0" w:space="0" w:color="auto"/>
        <w:right w:val="none" w:sz="0" w:space="0" w:color="auto"/>
      </w:divBdr>
    </w:div>
    <w:div w:id="660230078">
      <w:bodyDiv w:val="1"/>
      <w:marLeft w:val="0"/>
      <w:marRight w:val="0"/>
      <w:marTop w:val="0"/>
      <w:marBottom w:val="0"/>
      <w:divBdr>
        <w:top w:val="none" w:sz="0" w:space="0" w:color="auto"/>
        <w:left w:val="none" w:sz="0" w:space="0" w:color="auto"/>
        <w:bottom w:val="none" w:sz="0" w:space="0" w:color="auto"/>
        <w:right w:val="none" w:sz="0" w:space="0" w:color="auto"/>
      </w:divBdr>
    </w:div>
    <w:div w:id="664481456">
      <w:bodyDiv w:val="1"/>
      <w:marLeft w:val="0"/>
      <w:marRight w:val="0"/>
      <w:marTop w:val="0"/>
      <w:marBottom w:val="0"/>
      <w:divBdr>
        <w:top w:val="none" w:sz="0" w:space="0" w:color="auto"/>
        <w:left w:val="none" w:sz="0" w:space="0" w:color="auto"/>
        <w:bottom w:val="none" w:sz="0" w:space="0" w:color="auto"/>
        <w:right w:val="none" w:sz="0" w:space="0" w:color="auto"/>
      </w:divBdr>
    </w:div>
    <w:div w:id="667900453">
      <w:bodyDiv w:val="1"/>
      <w:marLeft w:val="0"/>
      <w:marRight w:val="0"/>
      <w:marTop w:val="0"/>
      <w:marBottom w:val="0"/>
      <w:divBdr>
        <w:top w:val="none" w:sz="0" w:space="0" w:color="auto"/>
        <w:left w:val="none" w:sz="0" w:space="0" w:color="auto"/>
        <w:bottom w:val="none" w:sz="0" w:space="0" w:color="auto"/>
        <w:right w:val="none" w:sz="0" w:space="0" w:color="auto"/>
      </w:divBdr>
    </w:div>
    <w:div w:id="676464104">
      <w:bodyDiv w:val="1"/>
      <w:marLeft w:val="0"/>
      <w:marRight w:val="0"/>
      <w:marTop w:val="0"/>
      <w:marBottom w:val="0"/>
      <w:divBdr>
        <w:top w:val="none" w:sz="0" w:space="0" w:color="auto"/>
        <w:left w:val="none" w:sz="0" w:space="0" w:color="auto"/>
        <w:bottom w:val="none" w:sz="0" w:space="0" w:color="auto"/>
        <w:right w:val="none" w:sz="0" w:space="0" w:color="auto"/>
      </w:divBdr>
    </w:div>
    <w:div w:id="692611161">
      <w:bodyDiv w:val="1"/>
      <w:marLeft w:val="0"/>
      <w:marRight w:val="0"/>
      <w:marTop w:val="0"/>
      <w:marBottom w:val="0"/>
      <w:divBdr>
        <w:top w:val="none" w:sz="0" w:space="0" w:color="auto"/>
        <w:left w:val="none" w:sz="0" w:space="0" w:color="auto"/>
        <w:bottom w:val="none" w:sz="0" w:space="0" w:color="auto"/>
        <w:right w:val="none" w:sz="0" w:space="0" w:color="auto"/>
      </w:divBdr>
    </w:div>
    <w:div w:id="693579545">
      <w:bodyDiv w:val="1"/>
      <w:marLeft w:val="0"/>
      <w:marRight w:val="0"/>
      <w:marTop w:val="0"/>
      <w:marBottom w:val="0"/>
      <w:divBdr>
        <w:top w:val="none" w:sz="0" w:space="0" w:color="auto"/>
        <w:left w:val="none" w:sz="0" w:space="0" w:color="auto"/>
        <w:bottom w:val="none" w:sz="0" w:space="0" w:color="auto"/>
        <w:right w:val="none" w:sz="0" w:space="0" w:color="auto"/>
      </w:divBdr>
    </w:div>
    <w:div w:id="695500191">
      <w:bodyDiv w:val="1"/>
      <w:marLeft w:val="0"/>
      <w:marRight w:val="0"/>
      <w:marTop w:val="0"/>
      <w:marBottom w:val="0"/>
      <w:divBdr>
        <w:top w:val="none" w:sz="0" w:space="0" w:color="auto"/>
        <w:left w:val="none" w:sz="0" w:space="0" w:color="auto"/>
        <w:bottom w:val="none" w:sz="0" w:space="0" w:color="auto"/>
        <w:right w:val="none" w:sz="0" w:space="0" w:color="auto"/>
      </w:divBdr>
    </w:div>
    <w:div w:id="699479558">
      <w:bodyDiv w:val="1"/>
      <w:marLeft w:val="0"/>
      <w:marRight w:val="0"/>
      <w:marTop w:val="0"/>
      <w:marBottom w:val="0"/>
      <w:divBdr>
        <w:top w:val="none" w:sz="0" w:space="0" w:color="auto"/>
        <w:left w:val="none" w:sz="0" w:space="0" w:color="auto"/>
        <w:bottom w:val="none" w:sz="0" w:space="0" w:color="auto"/>
        <w:right w:val="none" w:sz="0" w:space="0" w:color="auto"/>
      </w:divBdr>
    </w:div>
    <w:div w:id="701587453">
      <w:bodyDiv w:val="1"/>
      <w:marLeft w:val="0"/>
      <w:marRight w:val="0"/>
      <w:marTop w:val="0"/>
      <w:marBottom w:val="0"/>
      <w:divBdr>
        <w:top w:val="none" w:sz="0" w:space="0" w:color="auto"/>
        <w:left w:val="none" w:sz="0" w:space="0" w:color="auto"/>
        <w:bottom w:val="none" w:sz="0" w:space="0" w:color="auto"/>
        <w:right w:val="none" w:sz="0" w:space="0" w:color="auto"/>
      </w:divBdr>
    </w:div>
    <w:div w:id="711929187">
      <w:bodyDiv w:val="1"/>
      <w:marLeft w:val="0"/>
      <w:marRight w:val="0"/>
      <w:marTop w:val="0"/>
      <w:marBottom w:val="0"/>
      <w:divBdr>
        <w:top w:val="none" w:sz="0" w:space="0" w:color="auto"/>
        <w:left w:val="none" w:sz="0" w:space="0" w:color="auto"/>
        <w:bottom w:val="none" w:sz="0" w:space="0" w:color="auto"/>
        <w:right w:val="none" w:sz="0" w:space="0" w:color="auto"/>
      </w:divBdr>
    </w:div>
    <w:div w:id="725839683">
      <w:bodyDiv w:val="1"/>
      <w:marLeft w:val="0"/>
      <w:marRight w:val="0"/>
      <w:marTop w:val="0"/>
      <w:marBottom w:val="0"/>
      <w:divBdr>
        <w:top w:val="none" w:sz="0" w:space="0" w:color="auto"/>
        <w:left w:val="none" w:sz="0" w:space="0" w:color="auto"/>
        <w:bottom w:val="none" w:sz="0" w:space="0" w:color="auto"/>
        <w:right w:val="none" w:sz="0" w:space="0" w:color="auto"/>
      </w:divBdr>
    </w:div>
    <w:div w:id="729426386">
      <w:bodyDiv w:val="1"/>
      <w:marLeft w:val="0"/>
      <w:marRight w:val="0"/>
      <w:marTop w:val="0"/>
      <w:marBottom w:val="0"/>
      <w:divBdr>
        <w:top w:val="none" w:sz="0" w:space="0" w:color="auto"/>
        <w:left w:val="none" w:sz="0" w:space="0" w:color="auto"/>
        <w:bottom w:val="none" w:sz="0" w:space="0" w:color="auto"/>
        <w:right w:val="none" w:sz="0" w:space="0" w:color="auto"/>
      </w:divBdr>
    </w:div>
    <w:div w:id="729499121">
      <w:bodyDiv w:val="1"/>
      <w:marLeft w:val="0"/>
      <w:marRight w:val="0"/>
      <w:marTop w:val="0"/>
      <w:marBottom w:val="0"/>
      <w:divBdr>
        <w:top w:val="none" w:sz="0" w:space="0" w:color="auto"/>
        <w:left w:val="none" w:sz="0" w:space="0" w:color="auto"/>
        <w:bottom w:val="none" w:sz="0" w:space="0" w:color="auto"/>
        <w:right w:val="none" w:sz="0" w:space="0" w:color="auto"/>
      </w:divBdr>
    </w:div>
    <w:div w:id="731541620">
      <w:bodyDiv w:val="1"/>
      <w:marLeft w:val="0"/>
      <w:marRight w:val="0"/>
      <w:marTop w:val="0"/>
      <w:marBottom w:val="0"/>
      <w:divBdr>
        <w:top w:val="none" w:sz="0" w:space="0" w:color="auto"/>
        <w:left w:val="none" w:sz="0" w:space="0" w:color="auto"/>
        <w:bottom w:val="none" w:sz="0" w:space="0" w:color="auto"/>
        <w:right w:val="none" w:sz="0" w:space="0" w:color="auto"/>
      </w:divBdr>
    </w:div>
    <w:div w:id="738986635">
      <w:bodyDiv w:val="1"/>
      <w:marLeft w:val="0"/>
      <w:marRight w:val="0"/>
      <w:marTop w:val="0"/>
      <w:marBottom w:val="0"/>
      <w:divBdr>
        <w:top w:val="none" w:sz="0" w:space="0" w:color="auto"/>
        <w:left w:val="none" w:sz="0" w:space="0" w:color="auto"/>
        <w:bottom w:val="none" w:sz="0" w:space="0" w:color="auto"/>
        <w:right w:val="none" w:sz="0" w:space="0" w:color="auto"/>
      </w:divBdr>
    </w:div>
    <w:div w:id="755175557">
      <w:bodyDiv w:val="1"/>
      <w:marLeft w:val="0"/>
      <w:marRight w:val="0"/>
      <w:marTop w:val="0"/>
      <w:marBottom w:val="0"/>
      <w:divBdr>
        <w:top w:val="none" w:sz="0" w:space="0" w:color="auto"/>
        <w:left w:val="none" w:sz="0" w:space="0" w:color="auto"/>
        <w:bottom w:val="none" w:sz="0" w:space="0" w:color="auto"/>
        <w:right w:val="none" w:sz="0" w:space="0" w:color="auto"/>
      </w:divBdr>
    </w:div>
    <w:div w:id="757481326">
      <w:bodyDiv w:val="1"/>
      <w:marLeft w:val="0"/>
      <w:marRight w:val="0"/>
      <w:marTop w:val="0"/>
      <w:marBottom w:val="0"/>
      <w:divBdr>
        <w:top w:val="none" w:sz="0" w:space="0" w:color="auto"/>
        <w:left w:val="none" w:sz="0" w:space="0" w:color="auto"/>
        <w:bottom w:val="none" w:sz="0" w:space="0" w:color="auto"/>
        <w:right w:val="none" w:sz="0" w:space="0" w:color="auto"/>
      </w:divBdr>
    </w:div>
    <w:div w:id="757679530">
      <w:bodyDiv w:val="1"/>
      <w:marLeft w:val="0"/>
      <w:marRight w:val="0"/>
      <w:marTop w:val="0"/>
      <w:marBottom w:val="0"/>
      <w:divBdr>
        <w:top w:val="none" w:sz="0" w:space="0" w:color="auto"/>
        <w:left w:val="none" w:sz="0" w:space="0" w:color="auto"/>
        <w:bottom w:val="none" w:sz="0" w:space="0" w:color="auto"/>
        <w:right w:val="none" w:sz="0" w:space="0" w:color="auto"/>
      </w:divBdr>
    </w:div>
    <w:div w:id="765921458">
      <w:bodyDiv w:val="1"/>
      <w:marLeft w:val="0"/>
      <w:marRight w:val="0"/>
      <w:marTop w:val="0"/>
      <w:marBottom w:val="0"/>
      <w:divBdr>
        <w:top w:val="none" w:sz="0" w:space="0" w:color="auto"/>
        <w:left w:val="none" w:sz="0" w:space="0" w:color="auto"/>
        <w:bottom w:val="none" w:sz="0" w:space="0" w:color="auto"/>
        <w:right w:val="none" w:sz="0" w:space="0" w:color="auto"/>
      </w:divBdr>
    </w:div>
    <w:div w:id="773474993">
      <w:bodyDiv w:val="1"/>
      <w:marLeft w:val="0"/>
      <w:marRight w:val="0"/>
      <w:marTop w:val="0"/>
      <w:marBottom w:val="0"/>
      <w:divBdr>
        <w:top w:val="none" w:sz="0" w:space="0" w:color="auto"/>
        <w:left w:val="none" w:sz="0" w:space="0" w:color="auto"/>
        <w:bottom w:val="none" w:sz="0" w:space="0" w:color="auto"/>
        <w:right w:val="none" w:sz="0" w:space="0" w:color="auto"/>
      </w:divBdr>
    </w:div>
    <w:div w:id="802697007">
      <w:bodyDiv w:val="1"/>
      <w:marLeft w:val="0"/>
      <w:marRight w:val="0"/>
      <w:marTop w:val="0"/>
      <w:marBottom w:val="0"/>
      <w:divBdr>
        <w:top w:val="none" w:sz="0" w:space="0" w:color="auto"/>
        <w:left w:val="none" w:sz="0" w:space="0" w:color="auto"/>
        <w:bottom w:val="none" w:sz="0" w:space="0" w:color="auto"/>
        <w:right w:val="none" w:sz="0" w:space="0" w:color="auto"/>
      </w:divBdr>
    </w:div>
    <w:div w:id="813333307">
      <w:bodyDiv w:val="1"/>
      <w:marLeft w:val="0"/>
      <w:marRight w:val="0"/>
      <w:marTop w:val="0"/>
      <w:marBottom w:val="0"/>
      <w:divBdr>
        <w:top w:val="none" w:sz="0" w:space="0" w:color="auto"/>
        <w:left w:val="none" w:sz="0" w:space="0" w:color="auto"/>
        <w:bottom w:val="none" w:sz="0" w:space="0" w:color="auto"/>
        <w:right w:val="none" w:sz="0" w:space="0" w:color="auto"/>
      </w:divBdr>
    </w:div>
    <w:div w:id="818958332">
      <w:bodyDiv w:val="1"/>
      <w:marLeft w:val="0"/>
      <w:marRight w:val="0"/>
      <w:marTop w:val="0"/>
      <w:marBottom w:val="0"/>
      <w:divBdr>
        <w:top w:val="none" w:sz="0" w:space="0" w:color="auto"/>
        <w:left w:val="none" w:sz="0" w:space="0" w:color="auto"/>
        <w:bottom w:val="none" w:sz="0" w:space="0" w:color="auto"/>
        <w:right w:val="none" w:sz="0" w:space="0" w:color="auto"/>
      </w:divBdr>
    </w:div>
    <w:div w:id="822894583">
      <w:bodyDiv w:val="1"/>
      <w:marLeft w:val="0"/>
      <w:marRight w:val="0"/>
      <w:marTop w:val="0"/>
      <w:marBottom w:val="0"/>
      <w:divBdr>
        <w:top w:val="none" w:sz="0" w:space="0" w:color="auto"/>
        <w:left w:val="none" w:sz="0" w:space="0" w:color="auto"/>
        <w:bottom w:val="none" w:sz="0" w:space="0" w:color="auto"/>
        <w:right w:val="none" w:sz="0" w:space="0" w:color="auto"/>
      </w:divBdr>
    </w:div>
    <w:div w:id="823401275">
      <w:bodyDiv w:val="1"/>
      <w:marLeft w:val="0"/>
      <w:marRight w:val="0"/>
      <w:marTop w:val="0"/>
      <w:marBottom w:val="0"/>
      <w:divBdr>
        <w:top w:val="none" w:sz="0" w:space="0" w:color="auto"/>
        <w:left w:val="none" w:sz="0" w:space="0" w:color="auto"/>
        <w:bottom w:val="none" w:sz="0" w:space="0" w:color="auto"/>
        <w:right w:val="none" w:sz="0" w:space="0" w:color="auto"/>
      </w:divBdr>
    </w:div>
    <w:div w:id="826287244">
      <w:bodyDiv w:val="1"/>
      <w:marLeft w:val="0"/>
      <w:marRight w:val="0"/>
      <w:marTop w:val="0"/>
      <w:marBottom w:val="0"/>
      <w:divBdr>
        <w:top w:val="none" w:sz="0" w:space="0" w:color="auto"/>
        <w:left w:val="none" w:sz="0" w:space="0" w:color="auto"/>
        <w:bottom w:val="none" w:sz="0" w:space="0" w:color="auto"/>
        <w:right w:val="none" w:sz="0" w:space="0" w:color="auto"/>
      </w:divBdr>
    </w:div>
    <w:div w:id="877742941">
      <w:bodyDiv w:val="1"/>
      <w:marLeft w:val="0"/>
      <w:marRight w:val="0"/>
      <w:marTop w:val="0"/>
      <w:marBottom w:val="0"/>
      <w:divBdr>
        <w:top w:val="none" w:sz="0" w:space="0" w:color="auto"/>
        <w:left w:val="none" w:sz="0" w:space="0" w:color="auto"/>
        <w:bottom w:val="none" w:sz="0" w:space="0" w:color="auto"/>
        <w:right w:val="none" w:sz="0" w:space="0" w:color="auto"/>
      </w:divBdr>
    </w:div>
    <w:div w:id="878010353">
      <w:bodyDiv w:val="1"/>
      <w:marLeft w:val="0"/>
      <w:marRight w:val="0"/>
      <w:marTop w:val="0"/>
      <w:marBottom w:val="0"/>
      <w:divBdr>
        <w:top w:val="none" w:sz="0" w:space="0" w:color="auto"/>
        <w:left w:val="none" w:sz="0" w:space="0" w:color="auto"/>
        <w:bottom w:val="none" w:sz="0" w:space="0" w:color="auto"/>
        <w:right w:val="none" w:sz="0" w:space="0" w:color="auto"/>
      </w:divBdr>
    </w:div>
    <w:div w:id="892079532">
      <w:bodyDiv w:val="1"/>
      <w:marLeft w:val="0"/>
      <w:marRight w:val="0"/>
      <w:marTop w:val="0"/>
      <w:marBottom w:val="0"/>
      <w:divBdr>
        <w:top w:val="none" w:sz="0" w:space="0" w:color="auto"/>
        <w:left w:val="none" w:sz="0" w:space="0" w:color="auto"/>
        <w:bottom w:val="none" w:sz="0" w:space="0" w:color="auto"/>
        <w:right w:val="none" w:sz="0" w:space="0" w:color="auto"/>
      </w:divBdr>
    </w:div>
    <w:div w:id="894048848">
      <w:bodyDiv w:val="1"/>
      <w:marLeft w:val="0"/>
      <w:marRight w:val="0"/>
      <w:marTop w:val="0"/>
      <w:marBottom w:val="0"/>
      <w:divBdr>
        <w:top w:val="none" w:sz="0" w:space="0" w:color="auto"/>
        <w:left w:val="none" w:sz="0" w:space="0" w:color="auto"/>
        <w:bottom w:val="none" w:sz="0" w:space="0" w:color="auto"/>
        <w:right w:val="none" w:sz="0" w:space="0" w:color="auto"/>
      </w:divBdr>
    </w:div>
    <w:div w:id="899286594">
      <w:bodyDiv w:val="1"/>
      <w:marLeft w:val="0"/>
      <w:marRight w:val="0"/>
      <w:marTop w:val="0"/>
      <w:marBottom w:val="0"/>
      <w:divBdr>
        <w:top w:val="none" w:sz="0" w:space="0" w:color="auto"/>
        <w:left w:val="none" w:sz="0" w:space="0" w:color="auto"/>
        <w:bottom w:val="none" w:sz="0" w:space="0" w:color="auto"/>
        <w:right w:val="none" w:sz="0" w:space="0" w:color="auto"/>
      </w:divBdr>
    </w:div>
    <w:div w:id="899943498">
      <w:bodyDiv w:val="1"/>
      <w:marLeft w:val="0"/>
      <w:marRight w:val="0"/>
      <w:marTop w:val="0"/>
      <w:marBottom w:val="0"/>
      <w:divBdr>
        <w:top w:val="none" w:sz="0" w:space="0" w:color="auto"/>
        <w:left w:val="none" w:sz="0" w:space="0" w:color="auto"/>
        <w:bottom w:val="none" w:sz="0" w:space="0" w:color="auto"/>
        <w:right w:val="none" w:sz="0" w:space="0" w:color="auto"/>
      </w:divBdr>
    </w:div>
    <w:div w:id="908346914">
      <w:bodyDiv w:val="1"/>
      <w:marLeft w:val="0"/>
      <w:marRight w:val="0"/>
      <w:marTop w:val="0"/>
      <w:marBottom w:val="0"/>
      <w:divBdr>
        <w:top w:val="none" w:sz="0" w:space="0" w:color="auto"/>
        <w:left w:val="none" w:sz="0" w:space="0" w:color="auto"/>
        <w:bottom w:val="none" w:sz="0" w:space="0" w:color="auto"/>
        <w:right w:val="none" w:sz="0" w:space="0" w:color="auto"/>
      </w:divBdr>
    </w:div>
    <w:div w:id="914970470">
      <w:bodyDiv w:val="1"/>
      <w:marLeft w:val="0"/>
      <w:marRight w:val="0"/>
      <w:marTop w:val="0"/>
      <w:marBottom w:val="0"/>
      <w:divBdr>
        <w:top w:val="none" w:sz="0" w:space="0" w:color="auto"/>
        <w:left w:val="none" w:sz="0" w:space="0" w:color="auto"/>
        <w:bottom w:val="none" w:sz="0" w:space="0" w:color="auto"/>
        <w:right w:val="none" w:sz="0" w:space="0" w:color="auto"/>
      </w:divBdr>
    </w:div>
    <w:div w:id="923806404">
      <w:bodyDiv w:val="1"/>
      <w:marLeft w:val="0"/>
      <w:marRight w:val="0"/>
      <w:marTop w:val="0"/>
      <w:marBottom w:val="0"/>
      <w:divBdr>
        <w:top w:val="none" w:sz="0" w:space="0" w:color="auto"/>
        <w:left w:val="none" w:sz="0" w:space="0" w:color="auto"/>
        <w:bottom w:val="none" w:sz="0" w:space="0" w:color="auto"/>
        <w:right w:val="none" w:sz="0" w:space="0" w:color="auto"/>
      </w:divBdr>
    </w:div>
    <w:div w:id="952056928">
      <w:bodyDiv w:val="1"/>
      <w:marLeft w:val="0"/>
      <w:marRight w:val="0"/>
      <w:marTop w:val="0"/>
      <w:marBottom w:val="0"/>
      <w:divBdr>
        <w:top w:val="none" w:sz="0" w:space="0" w:color="auto"/>
        <w:left w:val="none" w:sz="0" w:space="0" w:color="auto"/>
        <w:bottom w:val="none" w:sz="0" w:space="0" w:color="auto"/>
        <w:right w:val="none" w:sz="0" w:space="0" w:color="auto"/>
      </w:divBdr>
    </w:div>
    <w:div w:id="971717727">
      <w:bodyDiv w:val="1"/>
      <w:marLeft w:val="0"/>
      <w:marRight w:val="0"/>
      <w:marTop w:val="0"/>
      <w:marBottom w:val="0"/>
      <w:divBdr>
        <w:top w:val="none" w:sz="0" w:space="0" w:color="auto"/>
        <w:left w:val="none" w:sz="0" w:space="0" w:color="auto"/>
        <w:bottom w:val="none" w:sz="0" w:space="0" w:color="auto"/>
        <w:right w:val="none" w:sz="0" w:space="0" w:color="auto"/>
      </w:divBdr>
    </w:div>
    <w:div w:id="1002852772">
      <w:bodyDiv w:val="1"/>
      <w:marLeft w:val="0"/>
      <w:marRight w:val="0"/>
      <w:marTop w:val="0"/>
      <w:marBottom w:val="0"/>
      <w:divBdr>
        <w:top w:val="none" w:sz="0" w:space="0" w:color="auto"/>
        <w:left w:val="none" w:sz="0" w:space="0" w:color="auto"/>
        <w:bottom w:val="none" w:sz="0" w:space="0" w:color="auto"/>
        <w:right w:val="none" w:sz="0" w:space="0" w:color="auto"/>
      </w:divBdr>
    </w:div>
    <w:div w:id="1004237029">
      <w:bodyDiv w:val="1"/>
      <w:marLeft w:val="0"/>
      <w:marRight w:val="0"/>
      <w:marTop w:val="0"/>
      <w:marBottom w:val="0"/>
      <w:divBdr>
        <w:top w:val="none" w:sz="0" w:space="0" w:color="auto"/>
        <w:left w:val="none" w:sz="0" w:space="0" w:color="auto"/>
        <w:bottom w:val="none" w:sz="0" w:space="0" w:color="auto"/>
        <w:right w:val="none" w:sz="0" w:space="0" w:color="auto"/>
      </w:divBdr>
    </w:div>
    <w:div w:id="1012995707">
      <w:bodyDiv w:val="1"/>
      <w:marLeft w:val="0"/>
      <w:marRight w:val="0"/>
      <w:marTop w:val="0"/>
      <w:marBottom w:val="0"/>
      <w:divBdr>
        <w:top w:val="none" w:sz="0" w:space="0" w:color="auto"/>
        <w:left w:val="none" w:sz="0" w:space="0" w:color="auto"/>
        <w:bottom w:val="none" w:sz="0" w:space="0" w:color="auto"/>
        <w:right w:val="none" w:sz="0" w:space="0" w:color="auto"/>
      </w:divBdr>
    </w:div>
    <w:div w:id="1028487645">
      <w:bodyDiv w:val="1"/>
      <w:marLeft w:val="0"/>
      <w:marRight w:val="0"/>
      <w:marTop w:val="0"/>
      <w:marBottom w:val="0"/>
      <w:divBdr>
        <w:top w:val="none" w:sz="0" w:space="0" w:color="auto"/>
        <w:left w:val="none" w:sz="0" w:space="0" w:color="auto"/>
        <w:bottom w:val="none" w:sz="0" w:space="0" w:color="auto"/>
        <w:right w:val="none" w:sz="0" w:space="0" w:color="auto"/>
      </w:divBdr>
    </w:div>
    <w:div w:id="1068109629">
      <w:bodyDiv w:val="1"/>
      <w:marLeft w:val="0"/>
      <w:marRight w:val="0"/>
      <w:marTop w:val="0"/>
      <w:marBottom w:val="0"/>
      <w:divBdr>
        <w:top w:val="none" w:sz="0" w:space="0" w:color="auto"/>
        <w:left w:val="none" w:sz="0" w:space="0" w:color="auto"/>
        <w:bottom w:val="none" w:sz="0" w:space="0" w:color="auto"/>
        <w:right w:val="none" w:sz="0" w:space="0" w:color="auto"/>
      </w:divBdr>
    </w:div>
    <w:div w:id="1069112014">
      <w:bodyDiv w:val="1"/>
      <w:marLeft w:val="0"/>
      <w:marRight w:val="0"/>
      <w:marTop w:val="0"/>
      <w:marBottom w:val="0"/>
      <w:divBdr>
        <w:top w:val="none" w:sz="0" w:space="0" w:color="auto"/>
        <w:left w:val="none" w:sz="0" w:space="0" w:color="auto"/>
        <w:bottom w:val="none" w:sz="0" w:space="0" w:color="auto"/>
        <w:right w:val="none" w:sz="0" w:space="0" w:color="auto"/>
      </w:divBdr>
    </w:div>
    <w:div w:id="1075398729">
      <w:bodyDiv w:val="1"/>
      <w:marLeft w:val="0"/>
      <w:marRight w:val="0"/>
      <w:marTop w:val="0"/>
      <w:marBottom w:val="0"/>
      <w:divBdr>
        <w:top w:val="none" w:sz="0" w:space="0" w:color="auto"/>
        <w:left w:val="none" w:sz="0" w:space="0" w:color="auto"/>
        <w:bottom w:val="none" w:sz="0" w:space="0" w:color="auto"/>
        <w:right w:val="none" w:sz="0" w:space="0" w:color="auto"/>
      </w:divBdr>
    </w:div>
    <w:div w:id="1079400987">
      <w:bodyDiv w:val="1"/>
      <w:marLeft w:val="0"/>
      <w:marRight w:val="0"/>
      <w:marTop w:val="0"/>
      <w:marBottom w:val="0"/>
      <w:divBdr>
        <w:top w:val="none" w:sz="0" w:space="0" w:color="auto"/>
        <w:left w:val="none" w:sz="0" w:space="0" w:color="auto"/>
        <w:bottom w:val="none" w:sz="0" w:space="0" w:color="auto"/>
        <w:right w:val="none" w:sz="0" w:space="0" w:color="auto"/>
      </w:divBdr>
    </w:div>
    <w:div w:id="1093434475">
      <w:bodyDiv w:val="1"/>
      <w:marLeft w:val="0"/>
      <w:marRight w:val="0"/>
      <w:marTop w:val="0"/>
      <w:marBottom w:val="0"/>
      <w:divBdr>
        <w:top w:val="none" w:sz="0" w:space="0" w:color="auto"/>
        <w:left w:val="none" w:sz="0" w:space="0" w:color="auto"/>
        <w:bottom w:val="none" w:sz="0" w:space="0" w:color="auto"/>
        <w:right w:val="none" w:sz="0" w:space="0" w:color="auto"/>
      </w:divBdr>
    </w:div>
    <w:div w:id="1101878539">
      <w:bodyDiv w:val="1"/>
      <w:marLeft w:val="0"/>
      <w:marRight w:val="0"/>
      <w:marTop w:val="0"/>
      <w:marBottom w:val="0"/>
      <w:divBdr>
        <w:top w:val="none" w:sz="0" w:space="0" w:color="auto"/>
        <w:left w:val="none" w:sz="0" w:space="0" w:color="auto"/>
        <w:bottom w:val="none" w:sz="0" w:space="0" w:color="auto"/>
        <w:right w:val="none" w:sz="0" w:space="0" w:color="auto"/>
      </w:divBdr>
    </w:div>
    <w:div w:id="1103108442">
      <w:bodyDiv w:val="1"/>
      <w:marLeft w:val="0"/>
      <w:marRight w:val="0"/>
      <w:marTop w:val="0"/>
      <w:marBottom w:val="0"/>
      <w:divBdr>
        <w:top w:val="none" w:sz="0" w:space="0" w:color="auto"/>
        <w:left w:val="none" w:sz="0" w:space="0" w:color="auto"/>
        <w:bottom w:val="none" w:sz="0" w:space="0" w:color="auto"/>
        <w:right w:val="none" w:sz="0" w:space="0" w:color="auto"/>
      </w:divBdr>
    </w:div>
    <w:div w:id="1108937033">
      <w:bodyDiv w:val="1"/>
      <w:marLeft w:val="0"/>
      <w:marRight w:val="0"/>
      <w:marTop w:val="0"/>
      <w:marBottom w:val="0"/>
      <w:divBdr>
        <w:top w:val="none" w:sz="0" w:space="0" w:color="auto"/>
        <w:left w:val="none" w:sz="0" w:space="0" w:color="auto"/>
        <w:bottom w:val="none" w:sz="0" w:space="0" w:color="auto"/>
        <w:right w:val="none" w:sz="0" w:space="0" w:color="auto"/>
      </w:divBdr>
    </w:div>
    <w:div w:id="1114203994">
      <w:bodyDiv w:val="1"/>
      <w:marLeft w:val="0"/>
      <w:marRight w:val="0"/>
      <w:marTop w:val="0"/>
      <w:marBottom w:val="0"/>
      <w:divBdr>
        <w:top w:val="none" w:sz="0" w:space="0" w:color="auto"/>
        <w:left w:val="none" w:sz="0" w:space="0" w:color="auto"/>
        <w:bottom w:val="none" w:sz="0" w:space="0" w:color="auto"/>
        <w:right w:val="none" w:sz="0" w:space="0" w:color="auto"/>
      </w:divBdr>
    </w:div>
    <w:div w:id="1118640931">
      <w:bodyDiv w:val="1"/>
      <w:marLeft w:val="0"/>
      <w:marRight w:val="0"/>
      <w:marTop w:val="0"/>
      <w:marBottom w:val="0"/>
      <w:divBdr>
        <w:top w:val="none" w:sz="0" w:space="0" w:color="auto"/>
        <w:left w:val="none" w:sz="0" w:space="0" w:color="auto"/>
        <w:bottom w:val="none" w:sz="0" w:space="0" w:color="auto"/>
        <w:right w:val="none" w:sz="0" w:space="0" w:color="auto"/>
      </w:divBdr>
    </w:div>
    <w:div w:id="1129982241">
      <w:bodyDiv w:val="1"/>
      <w:marLeft w:val="0"/>
      <w:marRight w:val="0"/>
      <w:marTop w:val="0"/>
      <w:marBottom w:val="0"/>
      <w:divBdr>
        <w:top w:val="none" w:sz="0" w:space="0" w:color="auto"/>
        <w:left w:val="none" w:sz="0" w:space="0" w:color="auto"/>
        <w:bottom w:val="none" w:sz="0" w:space="0" w:color="auto"/>
        <w:right w:val="none" w:sz="0" w:space="0" w:color="auto"/>
      </w:divBdr>
    </w:div>
    <w:div w:id="1138491883">
      <w:bodyDiv w:val="1"/>
      <w:marLeft w:val="0"/>
      <w:marRight w:val="0"/>
      <w:marTop w:val="0"/>
      <w:marBottom w:val="0"/>
      <w:divBdr>
        <w:top w:val="none" w:sz="0" w:space="0" w:color="auto"/>
        <w:left w:val="none" w:sz="0" w:space="0" w:color="auto"/>
        <w:bottom w:val="none" w:sz="0" w:space="0" w:color="auto"/>
        <w:right w:val="none" w:sz="0" w:space="0" w:color="auto"/>
      </w:divBdr>
    </w:div>
    <w:div w:id="1147283263">
      <w:bodyDiv w:val="1"/>
      <w:marLeft w:val="0"/>
      <w:marRight w:val="0"/>
      <w:marTop w:val="0"/>
      <w:marBottom w:val="0"/>
      <w:divBdr>
        <w:top w:val="none" w:sz="0" w:space="0" w:color="auto"/>
        <w:left w:val="none" w:sz="0" w:space="0" w:color="auto"/>
        <w:bottom w:val="none" w:sz="0" w:space="0" w:color="auto"/>
        <w:right w:val="none" w:sz="0" w:space="0" w:color="auto"/>
      </w:divBdr>
    </w:div>
    <w:div w:id="1148672765">
      <w:bodyDiv w:val="1"/>
      <w:marLeft w:val="0"/>
      <w:marRight w:val="0"/>
      <w:marTop w:val="0"/>
      <w:marBottom w:val="0"/>
      <w:divBdr>
        <w:top w:val="none" w:sz="0" w:space="0" w:color="auto"/>
        <w:left w:val="none" w:sz="0" w:space="0" w:color="auto"/>
        <w:bottom w:val="none" w:sz="0" w:space="0" w:color="auto"/>
        <w:right w:val="none" w:sz="0" w:space="0" w:color="auto"/>
      </w:divBdr>
    </w:div>
    <w:div w:id="1148934340">
      <w:bodyDiv w:val="1"/>
      <w:marLeft w:val="0"/>
      <w:marRight w:val="0"/>
      <w:marTop w:val="0"/>
      <w:marBottom w:val="0"/>
      <w:divBdr>
        <w:top w:val="none" w:sz="0" w:space="0" w:color="auto"/>
        <w:left w:val="none" w:sz="0" w:space="0" w:color="auto"/>
        <w:bottom w:val="none" w:sz="0" w:space="0" w:color="auto"/>
        <w:right w:val="none" w:sz="0" w:space="0" w:color="auto"/>
      </w:divBdr>
    </w:div>
    <w:div w:id="1150054697">
      <w:bodyDiv w:val="1"/>
      <w:marLeft w:val="0"/>
      <w:marRight w:val="0"/>
      <w:marTop w:val="0"/>
      <w:marBottom w:val="0"/>
      <w:divBdr>
        <w:top w:val="none" w:sz="0" w:space="0" w:color="auto"/>
        <w:left w:val="none" w:sz="0" w:space="0" w:color="auto"/>
        <w:bottom w:val="none" w:sz="0" w:space="0" w:color="auto"/>
        <w:right w:val="none" w:sz="0" w:space="0" w:color="auto"/>
      </w:divBdr>
    </w:div>
    <w:div w:id="1165439963">
      <w:bodyDiv w:val="1"/>
      <w:marLeft w:val="0"/>
      <w:marRight w:val="0"/>
      <w:marTop w:val="0"/>
      <w:marBottom w:val="0"/>
      <w:divBdr>
        <w:top w:val="none" w:sz="0" w:space="0" w:color="auto"/>
        <w:left w:val="none" w:sz="0" w:space="0" w:color="auto"/>
        <w:bottom w:val="none" w:sz="0" w:space="0" w:color="auto"/>
        <w:right w:val="none" w:sz="0" w:space="0" w:color="auto"/>
      </w:divBdr>
    </w:div>
    <w:div w:id="1187020294">
      <w:bodyDiv w:val="1"/>
      <w:marLeft w:val="0"/>
      <w:marRight w:val="0"/>
      <w:marTop w:val="0"/>
      <w:marBottom w:val="0"/>
      <w:divBdr>
        <w:top w:val="none" w:sz="0" w:space="0" w:color="auto"/>
        <w:left w:val="none" w:sz="0" w:space="0" w:color="auto"/>
        <w:bottom w:val="none" w:sz="0" w:space="0" w:color="auto"/>
        <w:right w:val="none" w:sz="0" w:space="0" w:color="auto"/>
      </w:divBdr>
    </w:div>
    <w:div w:id="1195389196">
      <w:bodyDiv w:val="1"/>
      <w:marLeft w:val="0"/>
      <w:marRight w:val="0"/>
      <w:marTop w:val="0"/>
      <w:marBottom w:val="0"/>
      <w:divBdr>
        <w:top w:val="none" w:sz="0" w:space="0" w:color="auto"/>
        <w:left w:val="none" w:sz="0" w:space="0" w:color="auto"/>
        <w:bottom w:val="none" w:sz="0" w:space="0" w:color="auto"/>
        <w:right w:val="none" w:sz="0" w:space="0" w:color="auto"/>
      </w:divBdr>
    </w:div>
    <w:div w:id="1204371181">
      <w:bodyDiv w:val="1"/>
      <w:marLeft w:val="0"/>
      <w:marRight w:val="0"/>
      <w:marTop w:val="0"/>
      <w:marBottom w:val="0"/>
      <w:divBdr>
        <w:top w:val="none" w:sz="0" w:space="0" w:color="auto"/>
        <w:left w:val="none" w:sz="0" w:space="0" w:color="auto"/>
        <w:bottom w:val="none" w:sz="0" w:space="0" w:color="auto"/>
        <w:right w:val="none" w:sz="0" w:space="0" w:color="auto"/>
      </w:divBdr>
    </w:div>
    <w:div w:id="1209418499">
      <w:bodyDiv w:val="1"/>
      <w:marLeft w:val="0"/>
      <w:marRight w:val="0"/>
      <w:marTop w:val="0"/>
      <w:marBottom w:val="0"/>
      <w:divBdr>
        <w:top w:val="none" w:sz="0" w:space="0" w:color="auto"/>
        <w:left w:val="none" w:sz="0" w:space="0" w:color="auto"/>
        <w:bottom w:val="none" w:sz="0" w:space="0" w:color="auto"/>
        <w:right w:val="none" w:sz="0" w:space="0" w:color="auto"/>
      </w:divBdr>
    </w:div>
    <w:div w:id="1224633918">
      <w:bodyDiv w:val="1"/>
      <w:marLeft w:val="0"/>
      <w:marRight w:val="0"/>
      <w:marTop w:val="0"/>
      <w:marBottom w:val="0"/>
      <w:divBdr>
        <w:top w:val="none" w:sz="0" w:space="0" w:color="auto"/>
        <w:left w:val="none" w:sz="0" w:space="0" w:color="auto"/>
        <w:bottom w:val="none" w:sz="0" w:space="0" w:color="auto"/>
        <w:right w:val="none" w:sz="0" w:space="0" w:color="auto"/>
      </w:divBdr>
    </w:div>
    <w:div w:id="1248611303">
      <w:bodyDiv w:val="1"/>
      <w:marLeft w:val="0"/>
      <w:marRight w:val="0"/>
      <w:marTop w:val="0"/>
      <w:marBottom w:val="0"/>
      <w:divBdr>
        <w:top w:val="none" w:sz="0" w:space="0" w:color="auto"/>
        <w:left w:val="none" w:sz="0" w:space="0" w:color="auto"/>
        <w:bottom w:val="none" w:sz="0" w:space="0" w:color="auto"/>
        <w:right w:val="none" w:sz="0" w:space="0" w:color="auto"/>
      </w:divBdr>
    </w:div>
    <w:div w:id="1252548369">
      <w:bodyDiv w:val="1"/>
      <w:marLeft w:val="0"/>
      <w:marRight w:val="0"/>
      <w:marTop w:val="0"/>
      <w:marBottom w:val="0"/>
      <w:divBdr>
        <w:top w:val="none" w:sz="0" w:space="0" w:color="auto"/>
        <w:left w:val="none" w:sz="0" w:space="0" w:color="auto"/>
        <w:bottom w:val="none" w:sz="0" w:space="0" w:color="auto"/>
        <w:right w:val="none" w:sz="0" w:space="0" w:color="auto"/>
      </w:divBdr>
    </w:div>
    <w:div w:id="1259631592">
      <w:bodyDiv w:val="1"/>
      <w:marLeft w:val="0"/>
      <w:marRight w:val="0"/>
      <w:marTop w:val="0"/>
      <w:marBottom w:val="0"/>
      <w:divBdr>
        <w:top w:val="none" w:sz="0" w:space="0" w:color="auto"/>
        <w:left w:val="none" w:sz="0" w:space="0" w:color="auto"/>
        <w:bottom w:val="none" w:sz="0" w:space="0" w:color="auto"/>
        <w:right w:val="none" w:sz="0" w:space="0" w:color="auto"/>
      </w:divBdr>
    </w:div>
    <w:div w:id="1264799679">
      <w:bodyDiv w:val="1"/>
      <w:marLeft w:val="0"/>
      <w:marRight w:val="0"/>
      <w:marTop w:val="0"/>
      <w:marBottom w:val="0"/>
      <w:divBdr>
        <w:top w:val="none" w:sz="0" w:space="0" w:color="auto"/>
        <w:left w:val="none" w:sz="0" w:space="0" w:color="auto"/>
        <w:bottom w:val="none" w:sz="0" w:space="0" w:color="auto"/>
        <w:right w:val="none" w:sz="0" w:space="0" w:color="auto"/>
      </w:divBdr>
    </w:div>
    <w:div w:id="1285886578">
      <w:bodyDiv w:val="1"/>
      <w:marLeft w:val="0"/>
      <w:marRight w:val="0"/>
      <w:marTop w:val="0"/>
      <w:marBottom w:val="0"/>
      <w:divBdr>
        <w:top w:val="none" w:sz="0" w:space="0" w:color="auto"/>
        <w:left w:val="none" w:sz="0" w:space="0" w:color="auto"/>
        <w:bottom w:val="none" w:sz="0" w:space="0" w:color="auto"/>
        <w:right w:val="none" w:sz="0" w:space="0" w:color="auto"/>
      </w:divBdr>
    </w:div>
    <w:div w:id="1298534636">
      <w:bodyDiv w:val="1"/>
      <w:marLeft w:val="0"/>
      <w:marRight w:val="0"/>
      <w:marTop w:val="0"/>
      <w:marBottom w:val="0"/>
      <w:divBdr>
        <w:top w:val="none" w:sz="0" w:space="0" w:color="auto"/>
        <w:left w:val="none" w:sz="0" w:space="0" w:color="auto"/>
        <w:bottom w:val="none" w:sz="0" w:space="0" w:color="auto"/>
        <w:right w:val="none" w:sz="0" w:space="0" w:color="auto"/>
      </w:divBdr>
    </w:div>
    <w:div w:id="1308822309">
      <w:bodyDiv w:val="1"/>
      <w:marLeft w:val="0"/>
      <w:marRight w:val="0"/>
      <w:marTop w:val="0"/>
      <w:marBottom w:val="0"/>
      <w:divBdr>
        <w:top w:val="none" w:sz="0" w:space="0" w:color="auto"/>
        <w:left w:val="none" w:sz="0" w:space="0" w:color="auto"/>
        <w:bottom w:val="none" w:sz="0" w:space="0" w:color="auto"/>
        <w:right w:val="none" w:sz="0" w:space="0" w:color="auto"/>
      </w:divBdr>
    </w:div>
    <w:div w:id="1315572042">
      <w:bodyDiv w:val="1"/>
      <w:marLeft w:val="0"/>
      <w:marRight w:val="0"/>
      <w:marTop w:val="0"/>
      <w:marBottom w:val="0"/>
      <w:divBdr>
        <w:top w:val="none" w:sz="0" w:space="0" w:color="auto"/>
        <w:left w:val="none" w:sz="0" w:space="0" w:color="auto"/>
        <w:bottom w:val="none" w:sz="0" w:space="0" w:color="auto"/>
        <w:right w:val="none" w:sz="0" w:space="0" w:color="auto"/>
      </w:divBdr>
    </w:div>
    <w:div w:id="1316107812">
      <w:bodyDiv w:val="1"/>
      <w:marLeft w:val="0"/>
      <w:marRight w:val="0"/>
      <w:marTop w:val="0"/>
      <w:marBottom w:val="0"/>
      <w:divBdr>
        <w:top w:val="none" w:sz="0" w:space="0" w:color="auto"/>
        <w:left w:val="none" w:sz="0" w:space="0" w:color="auto"/>
        <w:bottom w:val="none" w:sz="0" w:space="0" w:color="auto"/>
        <w:right w:val="none" w:sz="0" w:space="0" w:color="auto"/>
      </w:divBdr>
    </w:div>
    <w:div w:id="1336498951">
      <w:bodyDiv w:val="1"/>
      <w:marLeft w:val="0"/>
      <w:marRight w:val="0"/>
      <w:marTop w:val="0"/>
      <w:marBottom w:val="0"/>
      <w:divBdr>
        <w:top w:val="none" w:sz="0" w:space="0" w:color="auto"/>
        <w:left w:val="none" w:sz="0" w:space="0" w:color="auto"/>
        <w:bottom w:val="none" w:sz="0" w:space="0" w:color="auto"/>
        <w:right w:val="none" w:sz="0" w:space="0" w:color="auto"/>
      </w:divBdr>
    </w:div>
    <w:div w:id="1355959198">
      <w:bodyDiv w:val="1"/>
      <w:marLeft w:val="0"/>
      <w:marRight w:val="0"/>
      <w:marTop w:val="0"/>
      <w:marBottom w:val="0"/>
      <w:divBdr>
        <w:top w:val="none" w:sz="0" w:space="0" w:color="auto"/>
        <w:left w:val="none" w:sz="0" w:space="0" w:color="auto"/>
        <w:bottom w:val="none" w:sz="0" w:space="0" w:color="auto"/>
        <w:right w:val="none" w:sz="0" w:space="0" w:color="auto"/>
      </w:divBdr>
    </w:div>
    <w:div w:id="1359045432">
      <w:bodyDiv w:val="1"/>
      <w:marLeft w:val="0"/>
      <w:marRight w:val="0"/>
      <w:marTop w:val="0"/>
      <w:marBottom w:val="0"/>
      <w:divBdr>
        <w:top w:val="none" w:sz="0" w:space="0" w:color="auto"/>
        <w:left w:val="none" w:sz="0" w:space="0" w:color="auto"/>
        <w:bottom w:val="none" w:sz="0" w:space="0" w:color="auto"/>
        <w:right w:val="none" w:sz="0" w:space="0" w:color="auto"/>
      </w:divBdr>
    </w:div>
    <w:div w:id="1380671116">
      <w:bodyDiv w:val="1"/>
      <w:marLeft w:val="0"/>
      <w:marRight w:val="0"/>
      <w:marTop w:val="0"/>
      <w:marBottom w:val="0"/>
      <w:divBdr>
        <w:top w:val="none" w:sz="0" w:space="0" w:color="auto"/>
        <w:left w:val="none" w:sz="0" w:space="0" w:color="auto"/>
        <w:bottom w:val="none" w:sz="0" w:space="0" w:color="auto"/>
        <w:right w:val="none" w:sz="0" w:space="0" w:color="auto"/>
      </w:divBdr>
    </w:div>
    <w:div w:id="1396661230">
      <w:bodyDiv w:val="1"/>
      <w:marLeft w:val="0"/>
      <w:marRight w:val="0"/>
      <w:marTop w:val="0"/>
      <w:marBottom w:val="0"/>
      <w:divBdr>
        <w:top w:val="none" w:sz="0" w:space="0" w:color="auto"/>
        <w:left w:val="none" w:sz="0" w:space="0" w:color="auto"/>
        <w:bottom w:val="none" w:sz="0" w:space="0" w:color="auto"/>
        <w:right w:val="none" w:sz="0" w:space="0" w:color="auto"/>
      </w:divBdr>
    </w:div>
    <w:div w:id="1410536839">
      <w:bodyDiv w:val="1"/>
      <w:marLeft w:val="0"/>
      <w:marRight w:val="0"/>
      <w:marTop w:val="0"/>
      <w:marBottom w:val="0"/>
      <w:divBdr>
        <w:top w:val="none" w:sz="0" w:space="0" w:color="auto"/>
        <w:left w:val="none" w:sz="0" w:space="0" w:color="auto"/>
        <w:bottom w:val="none" w:sz="0" w:space="0" w:color="auto"/>
        <w:right w:val="none" w:sz="0" w:space="0" w:color="auto"/>
      </w:divBdr>
    </w:div>
    <w:div w:id="1410735953">
      <w:bodyDiv w:val="1"/>
      <w:marLeft w:val="0"/>
      <w:marRight w:val="0"/>
      <w:marTop w:val="0"/>
      <w:marBottom w:val="0"/>
      <w:divBdr>
        <w:top w:val="none" w:sz="0" w:space="0" w:color="auto"/>
        <w:left w:val="none" w:sz="0" w:space="0" w:color="auto"/>
        <w:bottom w:val="none" w:sz="0" w:space="0" w:color="auto"/>
        <w:right w:val="none" w:sz="0" w:space="0" w:color="auto"/>
      </w:divBdr>
    </w:div>
    <w:div w:id="1432817467">
      <w:bodyDiv w:val="1"/>
      <w:marLeft w:val="0"/>
      <w:marRight w:val="0"/>
      <w:marTop w:val="0"/>
      <w:marBottom w:val="0"/>
      <w:divBdr>
        <w:top w:val="none" w:sz="0" w:space="0" w:color="auto"/>
        <w:left w:val="none" w:sz="0" w:space="0" w:color="auto"/>
        <w:bottom w:val="none" w:sz="0" w:space="0" w:color="auto"/>
        <w:right w:val="none" w:sz="0" w:space="0" w:color="auto"/>
      </w:divBdr>
    </w:div>
    <w:div w:id="1433864820">
      <w:bodyDiv w:val="1"/>
      <w:marLeft w:val="0"/>
      <w:marRight w:val="0"/>
      <w:marTop w:val="0"/>
      <w:marBottom w:val="0"/>
      <w:divBdr>
        <w:top w:val="none" w:sz="0" w:space="0" w:color="auto"/>
        <w:left w:val="none" w:sz="0" w:space="0" w:color="auto"/>
        <w:bottom w:val="none" w:sz="0" w:space="0" w:color="auto"/>
        <w:right w:val="none" w:sz="0" w:space="0" w:color="auto"/>
      </w:divBdr>
    </w:div>
    <w:div w:id="1435174437">
      <w:bodyDiv w:val="1"/>
      <w:marLeft w:val="0"/>
      <w:marRight w:val="0"/>
      <w:marTop w:val="0"/>
      <w:marBottom w:val="0"/>
      <w:divBdr>
        <w:top w:val="none" w:sz="0" w:space="0" w:color="auto"/>
        <w:left w:val="none" w:sz="0" w:space="0" w:color="auto"/>
        <w:bottom w:val="none" w:sz="0" w:space="0" w:color="auto"/>
        <w:right w:val="none" w:sz="0" w:space="0" w:color="auto"/>
      </w:divBdr>
    </w:div>
    <w:div w:id="1437747111">
      <w:bodyDiv w:val="1"/>
      <w:marLeft w:val="0"/>
      <w:marRight w:val="0"/>
      <w:marTop w:val="0"/>
      <w:marBottom w:val="0"/>
      <w:divBdr>
        <w:top w:val="none" w:sz="0" w:space="0" w:color="auto"/>
        <w:left w:val="none" w:sz="0" w:space="0" w:color="auto"/>
        <w:bottom w:val="none" w:sz="0" w:space="0" w:color="auto"/>
        <w:right w:val="none" w:sz="0" w:space="0" w:color="auto"/>
      </w:divBdr>
    </w:div>
    <w:div w:id="1442068364">
      <w:bodyDiv w:val="1"/>
      <w:marLeft w:val="0"/>
      <w:marRight w:val="0"/>
      <w:marTop w:val="0"/>
      <w:marBottom w:val="0"/>
      <w:divBdr>
        <w:top w:val="none" w:sz="0" w:space="0" w:color="auto"/>
        <w:left w:val="none" w:sz="0" w:space="0" w:color="auto"/>
        <w:bottom w:val="none" w:sz="0" w:space="0" w:color="auto"/>
        <w:right w:val="none" w:sz="0" w:space="0" w:color="auto"/>
      </w:divBdr>
    </w:div>
    <w:div w:id="1449272484">
      <w:bodyDiv w:val="1"/>
      <w:marLeft w:val="0"/>
      <w:marRight w:val="0"/>
      <w:marTop w:val="0"/>
      <w:marBottom w:val="0"/>
      <w:divBdr>
        <w:top w:val="none" w:sz="0" w:space="0" w:color="auto"/>
        <w:left w:val="none" w:sz="0" w:space="0" w:color="auto"/>
        <w:bottom w:val="none" w:sz="0" w:space="0" w:color="auto"/>
        <w:right w:val="none" w:sz="0" w:space="0" w:color="auto"/>
      </w:divBdr>
    </w:div>
    <w:div w:id="1450667578">
      <w:bodyDiv w:val="1"/>
      <w:marLeft w:val="0"/>
      <w:marRight w:val="0"/>
      <w:marTop w:val="0"/>
      <w:marBottom w:val="0"/>
      <w:divBdr>
        <w:top w:val="none" w:sz="0" w:space="0" w:color="auto"/>
        <w:left w:val="none" w:sz="0" w:space="0" w:color="auto"/>
        <w:bottom w:val="none" w:sz="0" w:space="0" w:color="auto"/>
        <w:right w:val="none" w:sz="0" w:space="0" w:color="auto"/>
      </w:divBdr>
    </w:div>
    <w:div w:id="1459453909">
      <w:bodyDiv w:val="1"/>
      <w:marLeft w:val="0"/>
      <w:marRight w:val="0"/>
      <w:marTop w:val="0"/>
      <w:marBottom w:val="0"/>
      <w:divBdr>
        <w:top w:val="none" w:sz="0" w:space="0" w:color="auto"/>
        <w:left w:val="none" w:sz="0" w:space="0" w:color="auto"/>
        <w:bottom w:val="none" w:sz="0" w:space="0" w:color="auto"/>
        <w:right w:val="none" w:sz="0" w:space="0" w:color="auto"/>
      </w:divBdr>
    </w:div>
    <w:div w:id="1482237296">
      <w:bodyDiv w:val="1"/>
      <w:marLeft w:val="0"/>
      <w:marRight w:val="0"/>
      <w:marTop w:val="0"/>
      <w:marBottom w:val="0"/>
      <w:divBdr>
        <w:top w:val="none" w:sz="0" w:space="0" w:color="auto"/>
        <w:left w:val="none" w:sz="0" w:space="0" w:color="auto"/>
        <w:bottom w:val="none" w:sz="0" w:space="0" w:color="auto"/>
        <w:right w:val="none" w:sz="0" w:space="0" w:color="auto"/>
      </w:divBdr>
    </w:div>
    <w:div w:id="1483085082">
      <w:bodyDiv w:val="1"/>
      <w:marLeft w:val="0"/>
      <w:marRight w:val="0"/>
      <w:marTop w:val="0"/>
      <w:marBottom w:val="0"/>
      <w:divBdr>
        <w:top w:val="none" w:sz="0" w:space="0" w:color="auto"/>
        <w:left w:val="none" w:sz="0" w:space="0" w:color="auto"/>
        <w:bottom w:val="none" w:sz="0" w:space="0" w:color="auto"/>
        <w:right w:val="none" w:sz="0" w:space="0" w:color="auto"/>
      </w:divBdr>
    </w:div>
    <w:div w:id="1496454848">
      <w:bodyDiv w:val="1"/>
      <w:marLeft w:val="0"/>
      <w:marRight w:val="0"/>
      <w:marTop w:val="0"/>
      <w:marBottom w:val="0"/>
      <w:divBdr>
        <w:top w:val="none" w:sz="0" w:space="0" w:color="auto"/>
        <w:left w:val="none" w:sz="0" w:space="0" w:color="auto"/>
        <w:bottom w:val="none" w:sz="0" w:space="0" w:color="auto"/>
        <w:right w:val="none" w:sz="0" w:space="0" w:color="auto"/>
      </w:divBdr>
    </w:div>
    <w:div w:id="1498156641">
      <w:bodyDiv w:val="1"/>
      <w:marLeft w:val="0"/>
      <w:marRight w:val="0"/>
      <w:marTop w:val="0"/>
      <w:marBottom w:val="0"/>
      <w:divBdr>
        <w:top w:val="none" w:sz="0" w:space="0" w:color="auto"/>
        <w:left w:val="none" w:sz="0" w:space="0" w:color="auto"/>
        <w:bottom w:val="none" w:sz="0" w:space="0" w:color="auto"/>
        <w:right w:val="none" w:sz="0" w:space="0" w:color="auto"/>
      </w:divBdr>
    </w:div>
    <w:div w:id="1520893978">
      <w:bodyDiv w:val="1"/>
      <w:marLeft w:val="0"/>
      <w:marRight w:val="0"/>
      <w:marTop w:val="0"/>
      <w:marBottom w:val="0"/>
      <w:divBdr>
        <w:top w:val="none" w:sz="0" w:space="0" w:color="auto"/>
        <w:left w:val="none" w:sz="0" w:space="0" w:color="auto"/>
        <w:bottom w:val="none" w:sz="0" w:space="0" w:color="auto"/>
        <w:right w:val="none" w:sz="0" w:space="0" w:color="auto"/>
      </w:divBdr>
    </w:div>
    <w:div w:id="1530030067">
      <w:bodyDiv w:val="1"/>
      <w:marLeft w:val="0"/>
      <w:marRight w:val="0"/>
      <w:marTop w:val="0"/>
      <w:marBottom w:val="0"/>
      <w:divBdr>
        <w:top w:val="none" w:sz="0" w:space="0" w:color="auto"/>
        <w:left w:val="none" w:sz="0" w:space="0" w:color="auto"/>
        <w:bottom w:val="none" w:sz="0" w:space="0" w:color="auto"/>
        <w:right w:val="none" w:sz="0" w:space="0" w:color="auto"/>
      </w:divBdr>
    </w:div>
    <w:div w:id="1530947900">
      <w:bodyDiv w:val="1"/>
      <w:marLeft w:val="0"/>
      <w:marRight w:val="0"/>
      <w:marTop w:val="0"/>
      <w:marBottom w:val="0"/>
      <w:divBdr>
        <w:top w:val="none" w:sz="0" w:space="0" w:color="auto"/>
        <w:left w:val="none" w:sz="0" w:space="0" w:color="auto"/>
        <w:bottom w:val="none" w:sz="0" w:space="0" w:color="auto"/>
        <w:right w:val="none" w:sz="0" w:space="0" w:color="auto"/>
      </w:divBdr>
    </w:div>
    <w:div w:id="1531795977">
      <w:bodyDiv w:val="1"/>
      <w:marLeft w:val="0"/>
      <w:marRight w:val="0"/>
      <w:marTop w:val="0"/>
      <w:marBottom w:val="0"/>
      <w:divBdr>
        <w:top w:val="none" w:sz="0" w:space="0" w:color="auto"/>
        <w:left w:val="none" w:sz="0" w:space="0" w:color="auto"/>
        <w:bottom w:val="none" w:sz="0" w:space="0" w:color="auto"/>
        <w:right w:val="none" w:sz="0" w:space="0" w:color="auto"/>
      </w:divBdr>
    </w:div>
    <w:div w:id="1532525810">
      <w:bodyDiv w:val="1"/>
      <w:marLeft w:val="0"/>
      <w:marRight w:val="0"/>
      <w:marTop w:val="0"/>
      <w:marBottom w:val="0"/>
      <w:divBdr>
        <w:top w:val="none" w:sz="0" w:space="0" w:color="auto"/>
        <w:left w:val="none" w:sz="0" w:space="0" w:color="auto"/>
        <w:bottom w:val="none" w:sz="0" w:space="0" w:color="auto"/>
        <w:right w:val="none" w:sz="0" w:space="0" w:color="auto"/>
      </w:divBdr>
    </w:div>
    <w:div w:id="1536886332">
      <w:bodyDiv w:val="1"/>
      <w:marLeft w:val="0"/>
      <w:marRight w:val="0"/>
      <w:marTop w:val="0"/>
      <w:marBottom w:val="0"/>
      <w:divBdr>
        <w:top w:val="none" w:sz="0" w:space="0" w:color="auto"/>
        <w:left w:val="none" w:sz="0" w:space="0" w:color="auto"/>
        <w:bottom w:val="none" w:sz="0" w:space="0" w:color="auto"/>
        <w:right w:val="none" w:sz="0" w:space="0" w:color="auto"/>
      </w:divBdr>
    </w:div>
    <w:div w:id="1537893709">
      <w:bodyDiv w:val="1"/>
      <w:marLeft w:val="0"/>
      <w:marRight w:val="0"/>
      <w:marTop w:val="0"/>
      <w:marBottom w:val="0"/>
      <w:divBdr>
        <w:top w:val="none" w:sz="0" w:space="0" w:color="auto"/>
        <w:left w:val="none" w:sz="0" w:space="0" w:color="auto"/>
        <w:bottom w:val="none" w:sz="0" w:space="0" w:color="auto"/>
        <w:right w:val="none" w:sz="0" w:space="0" w:color="auto"/>
      </w:divBdr>
    </w:div>
    <w:div w:id="1547645897">
      <w:bodyDiv w:val="1"/>
      <w:marLeft w:val="0"/>
      <w:marRight w:val="0"/>
      <w:marTop w:val="0"/>
      <w:marBottom w:val="0"/>
      <w:divBdr>
        <w:top w:val="none" w:sz="0" w:space="0" w:color="auto"/>
        <w:left w:val="none" w:sz="0" w:space="0" w:color="auto"/>
        <w:bottom w:val="none" w:sz="0" w:space="0" w:color="auto"/>
        <w:right w:val="none" w:sz="0" w:space="0" w:color="auto"/>
      </w:divBdr>
    </w:div>
    <w:div w:id="1558856863">
      <w:bodyDiv w:val="1"/>
      <w:marLeft w:val="0"/>
      <w:marRight w:val="0"/>
      <w:marTop w:val="0"/>
      <w:marBottom w:val="0"/>
      <w:divBdr>
        <w:top w:val="none" w:sz="0" w:space="0" w:color="auto"/>
        <w:left w:val="none" w:sz="0" w:space="0" w:color="auto"/>
        <w:bottom w:val="none" w:sz="0" w:space="0" w:color="auto"/>
        <w:right w:val="none" w:sz="0" w:space="0" w:color="auto"/>
      </w:divBdr>
    </w:div>
    <w:div w:id="1562905244">
      <w:bodyDiv w:val="1"/>
      <w:marLeft w:val="0"/>
      <w:marRight w:val="0"/>
      <w:marTop w:val="0"/>
      <w:marBottom w:val="0"/>
      <w:divBdr>
        <w:top w:val="none" w:sz="0" w:space="0" w:color="auto"/>
        <w:left w:val="none" w:sz="0" w:space="0" w:color="auto"/>
        <w:bottom w:val="none" w:sz="0" w:space="0" w:color="auto"/>
        <w:right w:val="none" w:sz="0" w:space="0" w:color="auto"/>
      </w:divBdr>
    </w:div>
    <w:div w:id="1594166346">
      <w:bodyDiv w:val="1"/>
      <w:marLeft w:val="0"/>
      <w:marRight w:val="0"/>
      <w:marTop w:val="0"/>
      <w:marBottom w:val="0"/>
      <w:divBdr>
        <w:top w:val="none" w:sz="0" w:space="0" w:color="auto"/>
        <w:left w:val="none" w:sz="0" w:space="0" w:color="auto"/>
        <w:bottom w:val="none" w:sz="0" w:space="0" w:color="auto"/>
        <w:right w:val="none" w:sz="0" w:space="0" w:color="auto"/>
      </w:divBdr>
    </w:div>
    <w:div w:id="1598712540">
      <w:bodyDiv w:val="1"/>
      <w:marLeft w:val="0"/>
      <w:marRight w:val="0"/>
      <w:marTop w:val="0"/>
      <w:marBottom w:val="0"/>
      <w:divBdr>
        <w:top w:val="none" w:sz="0" w:space="0" w:color="auto"/>
        <w:left w:val="none" w:sz="0" w:space="0" w:color="auto"/>
        <w:bottom w:val="none" w:sz="0" w:space="0" w:color="auto"/>
        <w:right w:val="none" w:sz="0" w:space="0" w:color="auto"/>
      </w:divBdr>
    </w:div>
    <w:div w:id="1604725902">
      <w:bodyDiv w:val="1"/>
      <w:marLeft w:val="0"/>
      <w:marRight w:val="0"/>
      <w:marTop w:val="0"/>
      <w:marBottom w:val="0"/>
      <w:divBdr>
        <w:top w:val="none" w:sz="0" w:space="0" w:color="auto"/>
        <w:left w:val="none" w:sz="0" w:space="0" w:color="auto"/>
        <w:bottom w:val="none" w:sz="0" w:space="0" w:color="auto"/>
        <w:right w:val="none" w:sz="0" w:space="0" w:color="auto"/>
      </w:divBdr>
    </w:div>
    <w:div w:id="1611089173">
      <w:bodyDiv w:val="1"/>
      <w:marLeft w:val="0"/>
      <w:marRight w:val="0"/>
      <w:marTop w:val="0"/>
      <w:marBottom w:val="0"/>
      <w:divBdr>
        <w:top w:val="none" w:sz="0" w:space="0" w:color="auto"/>
        <w:left w:val="none" w:sz="0" w:space="0" w:color="auto"/>
        <w:bottom w:val="none" w:sz="0" w:space="0" w:color="auto"/>
        <w:right w:val="none" w:sz="0" w:space="0" w:color="auto"/>
      </w:divBdr>
    </w:div>
    <w:div w:id="1620716827">
      <w:bodyDiv w:val="1"/>
      <w:marLeft w:val="0"/>
      <w:marRight w:val="0"/>
      <w:marTop w:val="0"/>
      <w:marBottom w:val="0"/>
      <w:divBdr>
        <w:top w:val="none" w:sz="0" w:space="0" w:color="auto"/>
        <w:left w:val="none" w:sz="0" w:space="0" w:color="auto"/>
        <w:bottom w:val="none" w:sz="0" w:space="0" w:color="auto"/>
        <w:right w:val="none" w:sz="0" w:space="0" w:color="auto"/>
      </w:divBdr>
    </w:div>
    <w:div w:id="1625845447">
      <w:bodyDiv w:val="1"/>
      <w:marLeft w:val="0"/>
      <w:marRight w:val="0"/>
      <w:marTop w:val="0"/>
      <w:marBottom w:val="0"/>
      <w:divBdr>
        <w:top w:val="none" w:sz="0" w:space="0" w:color="auto"/>
        <w:left w:val="none" w:sz="0" w:space="0" w:color="auto"/>
        <w:bottom w:val="none" w:sz="0" w:space="0" w:color="auto"/>
        <w:right w:val="none" w:sz="0" w:space="0" w:color="auto"/>
      </w:divBdr>
    </w:div>
    <w:div w:id="1630091811">
      <w:bodyDiv w:val="1"/>
      <w:marLeft w:val="0"/>
      <w:marRight w:val="0"/>
      <w:marTop w:val="0"/>
      <w:marBottom w:val="0"/>
      <w:divBdr>
        <w:top w:val="none" w:sz="0" w:space="0" w:color="auto"/>
        <w:left w:val="none" w:sz="0" w:space="0" w:color="auto"/>
        <w:bottom w:val="none" w:sz="0" w:space="0" w:color="auto"/>
        <w:right w:val="none" w:sz="0" w:space="0" w:color="auto"/>
      </w:divBdr>
    </w:div>
    <w:div w:id="1632711566">
      <w:bodyDiv w:val="1"/>
      <w:marLeft w:val="0"/>
      <w:marRight w:val="0"/>
      <w:marTop w:val="0"/>
      <w:marBottom w:val="0"/>
      <w:divBdr>
        <w:top w:val="none" w:sz="0" w:space="0" w:color="auto"/>
        <w:left w:val="none" w:sz="0" w:space="0" w:color="auto"/>
        <w:bottom w:val="none" w:sz="0" w:space="0" w:color="auto"/>
        <w:right w:val="none" w:sz="0" w:space="0" w:color="auto"/>
      </w:divBdr>
    </w:div>
    <w:div w:id="1657295567">
      <w:bodyDiv w:val="1"/>
      <w:marLeft w:val="0"/>
      <w:marRight w:val="0"/>
      <w:marTop w:val="0"/>
      <w:marBottom w:val="0"/>
      <w:divBdr>
        <w:top w:val="none" w:sz="0" w:space="0" w:color="auto"/>
        <w:left w:val="none" w:sz="0" w:space="0" w:color="auto"/>
        <w:bottom w:val="none" w:sz="0" w:space="0" w:color="auto"/>
        <w:right w:val="none" w:sz="0" w:space="0" w:color="auto"/>
      </w:divBdr>
    </w:div>
    <w:div w:id="1661618626">
      <w:bodyDiv w:val="1"/>
      <w:marLeft w:val="0"/>
      <w:marRight w:val="0"/>
      <w:marTop w:val="0"/>
      <w:marBottom w:val="0"/>
      <w:divBdr>
        <w:top w:val="none" w:sz="0" w:space="0" w:color="auto"/>
        <w:left w:val="none" w:sz="0" w:space="0" w:color="auto"/>
        <w:bottom w:val="none" w:sz="0" w:space="0" w:color="auto"/>
        <w:right w:val="none" w:sz="0" w:space="0" w:color="auto"/>
      </w:divBdr>
    </w:div>
    <w:div w:id="1667829820">
      <w:bodyDiv w:val="1"/>
      <w:marLeft w:val="0"/>
      <w:marRight w:val="0"/>
      <w:marTop w:val="0"/>
      <w:marBottom w:val="0"/>
      <w:divBdr>
        <w:top w:val="none" w:sz="0" w:space="0" w:color="auto"/>
        <w:left w:val="none" w:sz="0" w:space="0" w:color="auto"/>
        <w:bottom w:val="none" w:sz="0" w:space="0" w:color="auto"/>
        <w:right w:val="none" w:sz="0" w:space="0" w:color="auto"/>
      </w:divBdr>
    </w:div>
    <w:div w:id="1669938931">
      <w:bodyDiv w:val="1"/>
      <w:marLeft w:val="0"/>
      <w:marRight w:val="0"/>
      <w:marTop w:val="0"/>
      <w:marBottom w:val="0"/>
      <w:divBdr>
        <w:top w:val="none" w:sz="0" w:space="0" w:color="auto"/>
        <w:left w:val="none" w:sz="0" w:space="0" w:color="auto"/>
        <w:bottom w:val="none" w:sz="0" w:space="0" w:color="auto"/>
        <w:right w:val="none" w:sz="0" w:space="0" w:color="auto"/>
      </w:divBdr>
    </w:div>
    <w:div w:id="1680427029">
      <w:bodyDiv w:val="1"/>
      <w:marLeft w:val="0"/>
      <w:marRight w:val="0"/>
      <w:marTop w:val="0"/>
      <w:marBottom w:val="0"/>
      <w:divBdr>
        <w:top w:val="none" w:sz="0" w:space="0" w:color="auto"/>
        <w:left w:val="none" w:sz="0" w:space="0" w:color="auto"/>
        <w:bottom w:val="none" w:sz="0" w:space="0" w:color="auto"/>
        <w:right w:val="none" w:sz="0" w:space="0" w:color="auto"/>
      </w:divBdr>
    </w:div>
    <w:div w:id="1706128100">
      <w:bodyDiv w:val="1"/>
      <w:marLeft w:val="0"/>
      <w:marRight w:val="0"/>
      <w:marTop w:val="0"/>
      <w:marBottom w:val="0"/>
      <w:divBdr>
        <w:top w:val="none" w:sz="0" w:space="0" w:color="auto"/>
        <w:left w:val="none" w:sz="0" w:space="0" w:color="auto"/>
        <w:bottom w:val="none" w:sz="0" w:space="0" w:color="auto"/>
        <w:right w:val="none" w:sz="0" w:space="0" w:color="auto"/>
      </w:divBdr>
    </w:div>
    <w:div w:id="1724407108">
      <w:bodyDiv w:val="1"/>
      <w:marLeft w:val="0"/>
      <w:marRight w:val="0"/>
      <w:marTop w:val="0"/>
      <w:marBottom w:val="0"/>
      <w:divBdr>
        <w:top w:val="none" w:sz="0" w:space="0" w:color="auto"/>
        <w:left w:val="none" w:sz="0" w:space="0" w:color="auto"/>
        <w:bottom w:val="none" w:sz="0" w:space="0" w:color="auto"/>
        <w:right w:val="none" w:sz="0" w:space="0" w:color="auto"/>
      </w:divBdr>
    </w:div>
    <w:div w:id="1725986083">
      <w:bodyDiv w:val="1"/>
      <w:marLeft w:val="0"/>
      <w:marRight w:val="0"/>
      <w:marTop w:val="0"/>
      <w:marBottom w:val="0"/>
      <w:divBdr>
        <w:top w:val="none" w:sz="0" w:space="0" w:color="auto"/>
        <w:left w:val="none" w:sz="0" w:space="0" w:color="auto"/>
        <w:bottom w:val="none" w:sz="0" w:space="0" w:color="auto"/>
        <w:right w:val="none" w:sz="0" w:space="0" w:color="auto"/>
      </w:divBdr>
    </w:div>
    <w:div w:id="1730035222">
      <w:bodyDiv w:val="1"/>
      <w:marLeft w:val="0"/>
      <w:marRight w:val="0"/>
      <w:marTop w:val="0"/>
      <w:marBottom w:val="0"/>
      <w:divBdr>
        <w:top w:val="none" w:sz="0" w:space="0" w:color="auto"/>
        <w:left w:val="none" w:sz="0" w:space="0" w:color="auto"/>
        <w:bottom w:val="none" w:sz="0" w:space="0" w:color="auto"/>
        <w:right w:val="none" w:sz="0" w:space="0" w:color="auto"/>
      </w:divBdr>
    </w:div>
    <w:div w:id="1731146565">
      <w:bodyDiv w:val="1"/>
      <w:marLeft w:val="0"/>
      <w:marRight w:val="0"/>
      <w:marTop w:val="0"/>
      <w:marBottom w:val="0"/>
      <w:divBdr>
        <w:top w:val="none" w:sz="0" w:space="0" w:color="auto"/>
        <w:left w:val="none" w:sz="0" w:space="0" w:color="auto"/>
        <w:bottom w:val="none" w:sz="0" w:space="0" w:color="auto"/>
        <w:right w:val="none" w:sz="0" w:space="0" w:color="auto"/>
      </w:divBdr>
    </w:div>
    <w:div w:id="1731725914">
      <w:bodyDiv w:val="1"/>
      <w:marLeft w:val="0"/>
      <w:marRight w:val="0"/>
      <w:marTop w:val="0"/>
      <w:marBottom w:val="0"/>
      <w:divBdr>
        <w:top w:val="none" w:sz="0" w:space="0" w:color="auto"/>
        <w:left w:val="none" w:sz="0" w:space="0" w:color="auto"/>
        <w:bottom w:val="none" w:sz="0" w:space="0" w:color="auto"/>
        <w:right w:val="none" w:sz="0" w:space="0" w:color="auto"/>
      </w:divBdr>
    </w:div>
    <w:div w:id="1746417957">
      <w:bodyDiv w:val="1"/>
      <w:marLeft w:val="0"/>
      <w:marRight w:val="0"/>
      <w:marTop w:val="0"/>
      <w:marBottom w:val="0"/>
      <w:divBdr>
        <w:top w:val="none" w:sz="0" w:space="0" w:color="auto"/>
        <w:left w:val="none" w:sz="0" w:space="0" w:color="auto"/>
        <w:bottom w:val="none" w:sz="0" w:space="0" w:color="auto"/>
        <w:right w:val="none" w:sz="0" w:space="0" w:color="auto"/>
      </w:divBdr>
    </w:div>
    <w:div w:id="1760826964">
      <w:bodyDiv w:val="1"/>
      <w:marLeft w:val="0"/>
      <w:marRight w:val="0"/>
      <w:marTop w:val="0"/>
      <w:marBottom w:val="0"/>
      <w:divBdr>
        <w:top w:val="none" w:sz="0" w:space="0" w:color="auto"/>
        <w:left w:val="none" w:sz="0" w:space="0" w:color="auto"/>
        <w:bottom w:val="none" w:sz="0" w:space="0" w:color="auto"/>
        <w:right w:val="none" w:sz="0" w:space="0" w:color="auto"/>
      </w:divBdr>
    </w:div>
    <w:div w:id="1761099389">
      <w:bodyDiv w:val="1"/>
      <w:marLeft w:val="0"/>
      <w:marRight w:val="0"/>
      <w:marTop w:val="0"/>
      <w:marBottom w:val="0"/>
      <w:divBdr>
        <w:top w:val="none" w:sz="0" w:space="0" w:color="auto"/>
        <w:left w:val="none" w:sz="0" w:space="0" w:color="auto"/>
        <w:bottom w:val="none" w:sz="0" w:space="0" w:color="auto"/>
        <w:right w:val="none" w:sz="0" w:space="0" w:color="auto"/>
      </w:divBdr>
    </w:div>
    <w:div w:id="1772428827">
      <w:bodyDiv w:val="1"/>
      <w:marLeft w:val="0"/>
      <w:marRight w:val="0"/>
      <w:marTop w:val="0"/>
      <w:marBottom w:val="0"/>
      <w:divBdr>
        <w:top w:val="none" w:sz="0" w:space="0" w:color="auto"/>
        <w:left w:val="none" w:sz="0" w:space="0" w:color="auto"/>
        <w:bottom w:val="none" w:sz="0" w:space="0" w:color="auto"/>
        <w:right w:val="none" w:sz="0" w:space="0" w:color="auto"/>
      </w:divBdr>
    </w:div>
    <w:div w:id="1813206418">
      <w:bodyDiv w:val="1"/>
      <w:marLeft w:val="0"/>
      <w:marRight w:val="0"/>
      <w:marTop w:val="0"/>
      <w:marBottom w:val="0"/>
      <w:divBdr>
        <w:top w:val="none" w:sz="0" w:space="0" w:color="auto"/>
        <w:left w:val="none" w:sz="0" w:space="0" w:color="auto"/>
        <w:bottom w:val="none" w:sz="0" w:space="0" w:color="auto"/>
        <w:right w:val="none" w:sz="0" w:space="0" w:color="auto"/>
      </w:divBdr>
    </w:div>
    <w:div w:id="1814642759">
      <w:bodyDiv w:val="1"/>
      <w:marLeft w:val="0"/>
      <w:marRight w:val="0"/>
      <w:marTop w:val="0"/>
      <w:marBottom w:val="0"/>
      <w:divBdr>
        <w:top w:val="none" w:sz="0" w:space="0" w:color="auto"/>
        <w:left w:val="none" w:sz="0" w:space="0" w:color="auto"/>
        <w:bottom w:val="none" w:sz="0" w:space="0" w:color="auto"/>
        <w:right w:val="none" w:sz="0" w:space="0" w:color="auto"/>
      </w:divBdr>
    </w:div>
    <w:div w:id="1820421005">
      <w:bodyDiv w:val="1"/>
      <w:marLeft w:val="0"/>
      <w:marRight w:val="0"/>
      <w:marTop w:val="0"/>
      <w:marBottom w:val="0"/>
      <w:divBdr>
        <w:top w:val="none" w:sz="0" w:space="0" w:color="auto"/>
        <w:left w:val="none" w:sz="0" w:space="0" w:color="auto"/>
        <w:bottom w:val="none" w:sz="0" w:space="0" w:color="auto"/>
        <w:right w:val="none" w:sz="0" w:space="0" w:color="auto"/>
      </w:divBdr>
    </w:div>
    <w:div w:id="1836533280">
      <w:bodyDiv w:val="1"/>
      <w:marLeft w:val="0"/>
      <w:marRight w:val="0"/>
      <w:marTop w:val="0"/>
      <w:marBottom w:val="0"/>
      <w:divBdr>
        <w:top w:val="none" w:sz="0" w:space="0" w:color="auto"/>
        <w:left w:val="none" w:sz="0" w:space="0" w:color="auto"/>
        <w:bottom w:val="none" w:sz="0" w:space="0" w:color="auto"/>
        <w:right w:val="none" w:sz="0" w:space="0" w:color="auto"/>
      </w:divBdr>
    </w:div>
    <w:div w:id="1841966167">
      <w:bodyDiv w:val="1"/>
      <w:marLeft w:val="0"/>
      <w:marRight w:val="0"/>
      <w:marTop w:val="0"/>
      <w:marBottom w:val="0"/>
      <w:divBdr>
        <w:top w:val="none" w:sz="0" w:space="0" w:color="auto"/>
        <w:left w:val="none" w:sz="0" w:space="0" w:color="auto"/>
        <w:bottom w:val="none" w:sz="0" w:space="0" w:color="auto"/>
        <w:right w:val="none" w:sz="0" w:space="0" w:color="auto"/>
      </w:divBdr>
    </w:div>
    <w:div w:id="1854032625">
      <w:bodyDiv w:val="1"/>
      <w:marLeft w:val="0"/>
      <w:marRight w:val="0"/>
      <w:marTop w:val="0"/>
      <w:marBottom w:val="0"/>
      <w:divBdr>
        <w:top w:val="none" w:sz="0" w:space="0" w:color="auto"/>
        <w:left w:val="none" w:sz="0" w:space="0" w:color="auto"/>
        <w:bottom w:val="none" w:sz="0" w:space="0" w:color="auto"/>
        <w:right w:val="none" w:sz="0" w:space="0" w:color="auto"/>
      </w:divBdr>
    </w:div>
    <w:div w:id="1865165332">
      <w:bodyDiv w:val="1"/>
      <w:marLeft w:val="0"/>
      <w:marRight w:val="0"/>
      <w:marTop w:val="0"/>
      <w:marBottom w:val="0"/>
      <w:divBdr>
        <w:top w:val="none" w:sz="0" w:space="0" w:color="auto"/>
        <w:left w:val="none" w:sz="0" w:space="0" w:color="auto"/>
        <w:bottom w:val="none" w:sz="0" w:space="0" w:color="auto"/>
        <w:right w:val="none" w:sz="0" w:space="0" w:color="auto"/>
      </w:divBdr>
    </w:div>
    <w:div w:id="1878853503">
      <w:bodyDiv w:val="1"/>
      <w:marLeft w:val="0"/>
      <w:marRight w:val="0"/>
      <w:marTop w:val="0"/>
      <w:marBottom w:val="0"/>
      <w:divBdr>
        <w:top w:val="none" w:sz="0" w:space="0" w:color="auto"/>
        <w:left w:val="none" w:sz="0" w:space="0" w:color="auto"/>
        <w:bottom w:val="none" w:sz="0" w:space="0" w:color="auto"/>
        <w:right w:val="none" w:sz="0" w:space="0" w:color="auto"/>
      </w:divBdr>
    </w:div>
    <w:div w:id="1885290996">
      <w:bodyDiv w:val="1"/>
      <w:marLeft w:val="0"/>
      <w:marRight w:val="0"/>
      <w:marTop w:val="0"/>
      <w:marBottom w:val="0"/>
      <w:divBdr>
        <w:top w:val="none" w:sz="0" w:space="0" w:color="auto"/>
        <w:left w:val="none" w:sz="0" w:space="0" w:color="auto"/>
        <w:bottom w:val="none" w:sz="0" w:space="0" w:color="auto"/>
        <w:right w:val="none" w:sz="0" w:space="0" w:color="auto"/>
      </w:divBdr>
    </w:div>
    <w:div w:id="1887906740">
      <w:bodyDiv w:val="1"/>
      <w:marLeft w:val="0"/>
      <w:marRight w:val="0"/>
      <w:marTop w:val="0"/>
      <w:marBottom w:val="0"/>
      <w:divBdr>
        <w:top w:val="none" w:sz="0" w:space="0" w:color="auto"/>
        <w:left w:val="none" w:sz="0" w:space="0" w:color="auto"/>
        <w:bottom w:val="none" w:sz="0" w:space="0" w:color="auto"/>
        <w:right w:val="none" w:sz="0" w:space="0" w:color="auto"/>
      </w:divBdr>
    </w:div>
    <w:div w:id="1894538552">
      <w:bodyDiv w:val="1"/>
      <w:marLeft w:val="0"/>
      <w:marRight w:val="0"/>
      <w:marTop w:val="0"/>
      <w:marBottom w:val="0"/>
      <w:divBdr>
        <w:top w:val="none" w:sz="0" w:space="0" w:color="auto"/>
        <w:left w:val="none" w:sz="0" w:space="0" w:color="auto"/>
        <w:bottom w:val="none" w:sz="0" w:space="0" w:color="auto"/>
        <w:right w:val="none" w:sz="0" w:space="0" w:color="auto"/>
      </w:divBdr>
    </w:div>
    <w:div w:id="1908177844">
      <w:bodyDiv w:val="1"/>
      <w:marLeft w:val="0"/>
      <w:marRight w:val="0"/>
      <w:marTop w:val="0"/>
      <w:marBottom w:val="0"/>
      <w:divBdr>
        <w:top w:val="none" w:sz="0" w:space="0" w:color="auto"/>
        <w:left w:val="none" w:sz="0" w:space="0" w:color="auto"/>
        <w:bottom w:val="none" w:sz="0" w:space="0" w:color="auto"/>
        <w:right w:val="none" w:sz="0" w:space="0" w:color="auto"/>
      </w:divBdr>
    </w:div>
    <w:div w:id="1912419435">
      <w:bodyDiv w:val="1"/>
      <w:marLeft w:val="0"/>
      <w:marRight w:val="0"/>
      <w:marTop w:val="0"/>
      <w:marBottom w:val="0"/>
      <w:divBdr>
        <w:top w:val="none" w:sz="0" w:space="0" w:color="auto"/>
        <w:left w:val="none" w:sz="0" w:space="0" w:color="auto"/>
        <w:bottom w:val="none" w:sz="0" w:space="0" w:color="auto"/>
        <w:right w:val="none" w:sz="0" w:space="0" w:color="auto"/>
      </w:divBdr>
    </w:div>
    <w:div w:id="1917856866">
      <w:bodyDiv w:val="1"/>
      <w:marLeft w:val="0"/>
      <w:marRight w:val="0"/>
      <w:marTop w:val="0"/>
      <w:marBottom w:val="0"/>
      <w:divBdr>
        <w:top w:val="none" w:sz="0" w:space="0" w:color="auto"/>
        <w:left w:val="none" w:sz="0" w:space="0" w:color="auto"/>
        <w:bottom w:val="none" w:sz="0" w:space="0" w:color="auto"/>
        <w:right w:val="none" w:sz="0" w:space="0" w:color="auto"/>
      </w:divBdr>
    </w:div>
    <w:div w:id="1922710700">
      <w:bodyDiv w:val="1"/>
      <w:marLeft w:val="0"/>
      <w:marRight w:val="0"/>
      <w:marTop w:val="0"/>
      <w:marBottom w:val="0"/>
      <w:divBdr>
        <w:top w:val="none" w:sz="0" w:space="0" w:color="auto"/>
        <w:left w:val="none" w:sz="0" w:space="0" w:color="auto"/>
        <w:bottom w:val="none" w:sz="0" w:space="0" w:color="auto"/>
        <w:right w:val="none" w:sz="0" w:space="0" w:color="auto"/>
      </w:divBdr>
    </w:div>
    <w:div w:id="1927571696">
      <w:bodyDiv w:val="1"/>
      <w:marLeft w:val="0"/>
      <w:marRight w:val="0"/>
      <w:marTop w:val="0"/>
      <w:marBottom w:val="0"/>
      <w:divBdr>
        <w:top w:val="none" w:sz="0" w:space="0" w:color="auto"/>
        <w:left w:val="none" w:sz="0" w:space="0" w:color="auto"/>
        <w:bottom w:val="none" w:sz="0" w:space="0" w:color="auto"/>
        <w:right w:val="none" w:sz="0" w:space="0" w:color="auto"/>
      </w:divBdr>
    </w:div>
    <w:div w:id="1955477959">
      <w:bodyDiv w:val="1"/>
      <w:marLeft w:val="0"/>
      <w:marRight w:val="0"/>
      <w:marTop w:val="0"/>
      <w:marBottom w:val="0"/>
      <w:divBdr>
        <w:top w:val="none" w:sz="0" w:space="0" w:color="auto"/>
        <w:left w:val="none" w:sz="0" w:space="0" w:color="auto"/>
        <w:bottom w:val="none" w:sz="0" w:space="0" w:color="auto"/>
        <w:right w:val="none" w:sz="0" w:space="0" w:color="auto"/>
      </w:divBdr>
    </w:div>
    <w:div w:id="1961954006">
      <w:bodyDiv w:val="1"/>
      <w:marLeft w:val="0"/>
      <w:marRight w:val="0"/>
      <w:marTop w:val="0"/>
      <w:marBottom w:val="0"/>
      <w:divBdr>
        <w:top w:val="none" w:sz="0" w:space="0" w:color="auto"/>
        <w:left w:val="none" w:sz="0" w:space="0" w:color="auto"/>
        <w:bottom w:val="none" w:sz="0" w:space="0" w:color="auto"/>
        <w:right w:val="none" w:sz="0" w:space="0" w:color="auto"/>
      </w:divBdr>
    </w:div>
    <w:div w:id="1969428917">
      <w:bodyDiv w:val="1"/>
      <w:marLeft w:val="0"/>
      <w:marRight w:val="0"/>
      <w:marTop w:val="0"/>
      <w:marBottom w:val="0"/>
      <w:divBdr>
        <w:top w:val="none" w:sz="0" w:space="0" w:color="auto"/>
        <w:left w:val="none" w:sz="0" w:space="0" w:color="auto"/>
        <w:bottom w:val="none" w:sz="0" w:space="0" w:color="auto"/>
        <w:right w:val="none" w:sz="0" w:space="0" w:color="auto"/>
      </w:divBdr>
    </w:div>
    <w:div w:id="1970358415">
      <w:bodyDiv w:val="1"/>
      <w:marLeft w:val="0"/>
      <w:marRight w:val="0"/>
      <w:marTop w:val="0"/>
      <w:marBottom w:val="0"/>
      <w:divBdr>
        <w:top w:val="none" w:sz="0" w:space="0" w:color="auto"/>
        <w:left w:val="none" w:sz="0" w:space="0" w:color="auto"/>
        <w:bottom w:val="none" w:sz="0" w:space="0" w:color="auto"/>
        <w:right w:val="none" w:sz="0" w:space="0" w:color="auto"/>
      </w:divBdr>
    </w:div>
    <w:div w:id="1993823629">
      <w:bodyDiv w:val="1"/>
      <w:marLeft w:val="0"/>
      <w:marRight w:val="0"/>
      <w:marTop w:val="0"/>
      <w:marBottom w:val="0"/>
      <w:divBdr>
        <w:top w:val="none" w:sz="0" w:space="0" w:color="auto"/>
        <w:left w:val="none" w:sz="0" w:space="0" w:color="auto"/>
        <w:bottom w:val="none" w:sz="0" w:space="0" w:color="auto"/>
        <w:right w:val="none" w:sz="0" w:space="0" w:color="auto"/>
      </w:divBdr>
    </w:div>
    <w:div w:id="2000688374">
      <w:bodyDiv w:val="1"/>
      <w:marLeft w:val="0"/>
      <w:marRight w:val="0"/>
      <w:marTop w:val="0"/>
      <w:marBottom w:val="0"/>
      <w:divBdr>
        <w:top w:val="none" w:sz="0" w:space="0" w:color="auto"/>
        <w:left w:val="none" w:sz="0" w:space="0" w:color="auto"/>
        <w:bottom w:val="none" w:sz="0" w:space="0" w:color="auto"/>
        <w:right w:val="none" w:sz="0" w:space="0" w:color="auto"/>
      </w:divBdr>
    </w:div>
    <w:div w:id="2005932955">
      <w:bodyDiv w:val="1"/>
      <w:marLeft w:val="0"/>
      <w:marRight w:val="0"/>
      <w:marTop w:val="0"/>
      <w:marBottom w:val="0"/>
      <w:divBdr>
        <w:top w:val="none" w:sz="0" w:space="0" w:color="auto"/>
        <w:left w:val="none" w:sz="0" w:space="0" w:color="auto"/>
        <w:bottom w:val="none" w:sz="0" w:space="0" w:color="auto"/>
        <w:right w:val="none" w:sz="0" w:space="0" w:color="auto"/>
      </w:divBdr>
    </w:div>
    <w:div w:id="2013407173">
      <w:bodyDiv w:val="1"/>
      <w:marLeft w:val="0"/>
      <w:marRight w:val="0"/>
      <w:marTop w:val="0"/>
      <w:marBottom w:val="0"/>
      <w:divBdr>
        <w:top w:val="none" w:sz="0" w:space="0" w:color="auto"/>
        <w:left w:val="none" w:sz="0" w:space="0" w:color="auto"/>
        <w:bottom w:val="none" w:sz="0" w:space="0" w:color="auto"/>
        <w:right w:val="none" w:sz="0" w:space="0" w:color="auto"/>
      </w:divBdr>
    </w:div>
    <w:div w:id="2021807967">
      <w:bodyDiv w:val="1"/>
      <w:marLeft w:val="0"/>
      <w:marRight w:val="0"/>
      <w:marTop w:val="0"/>
      <w:marBottom w:val="0"/>
      <w:divBdr>
        <w:top w:val="none" w:sz="0" w:space="0" w:color="auto"/>
        <w:left w:val="none" w:sz="0" w:space="0" w:color="auto"/>
        <w:bottom w:val="none" w:sz="0" w:space="0" w:color="auto"/>
        <w:right w:val="none" w:sz="0" w:space="0" w:color="auto"/>
      </w:divBdr>
    </w:div>
    <w:div w:id="2024821621">
      <w:bodyDiv w:val="1"/>
      <w:marLeft w:val="0"/>
      <w:marRight w:val="0"/>
      <w:marTop w:val="0"/>
      <w:marBottom w:val="0"/>
      <w:divBdr>
        <w:top w:val="none" w:sz="0" w:space="0" w:color="auto"/>
        <w:left w:val="none" w:sz="0" w:space="0" w:color="auto"/>
        <w:bottom w:val="none" w:sz="0" w:space="0" w:color="auto"/>
        <w:right w:val="none" w:sz="0" w:space="0" w:color="auto"/>
      </w:divBdr>
    </w:div>
    <w:div w:id="2043820166">
      <w:bodyDiv w:val="1"/>
      <w:marLeft w:val="0"/>
      <w:marRight w:val="0"/>
      <w:marTop w:val="0"/>
      <w:marBottom w:val="0"/>
      <w:divBdr>
        <w:top w:val="none" w:sz="0" w:space="0" w:color="auto"/>
        <w:left w:val="none" w:sz="0" w:space="0" w:color="auto"/>
        <w:bottom w:val="none" w:sz="0" w:space="0" w:color="auto"/>
        <w:right w:val="none" w:sz="0" w:space="0" w:color="auto"/>
      </w:divBdr>
    </w:div>
    <w:div w:id="2081361617">
      <w:bodyDiv w:val="1"/>
      <w:marLeft w:val="0"/>
      <w:marRight w:val="0"/>
      <w:marTop w:val="0"/>
      <w:marBottom w:val="0"/>
      <w:divBdr>
        <w:top w:val="none" w:sz="0" w:space="0" w:color="auto"/>
        <w:left w:val="none" w:sz="0" w:space="0" w:color="auto"/>
        <w:bottom w:val="none" w:sz="0" w:space="0" w:color="auto"/>
        <w:right w:val="none" w:sz="0" w:space="0" w:color="auto"/>
      </w:divBdr>
    </w:div>
    <w:div w:id="2089185083">
      <w:bodyDiv w:val="1"/>
      <w:marLeft w:val="0"/>
      <w:marRight w:val="0"/>
      <w:marTop w:val="0"/>
      <w:marBottom w:val="0"/>
      <w:divBdr>
        <w:top w:val="none" w:sz="0" w:space="0" w:color="auto"/>
        <w:left w:val="none" w:sz="0" w:space="0" w:color="auto"/>
        <w:bottom w:val="none" w:sz="0" w:space="0" w:color="auto"/>
        <w:right w:val="none" w:sz="0" w:space="0" w:color="auto"/>
      </w:divBdr>
    </w:div>
    <w:div w:id="2103724332">
      <w:bodyDiv w:val="1"/>
      <w:marLeft w:val="0"/>
      <w:marRight w:val="0"/>
      <w:marTop w:val="0"/>
      <w:marBottom w:val="0"/>
      <w:divBdr>
        <w:top w:val="none" w:sz="0" w:space="0" w:color="auto"/>
        <w:left w:val="none" w:sz="0" w:space="0" w:color="auto"/>
        <w:bottom w:val="none" w:sz="0" w:space="0" w:color="auto"/>
        <w:right w:val="none" w:sz="0" w:space="0" w:color="auto"/>
      </w:divBdr>
    </w:div>
    <w:div w:id="2136825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footer" Target="foot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form.jotform.com/253075820563053"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A4C5823-6A8D-43AE-8A43-55B1FF38CA38}"/>
      </w:docPartPr>
      <w:docPartBody>
        <w:p w:rsidR="00DA6A09" w:rsidRDefault="00DA6A09">
          <w:r w:rsidRPr="5760BBA2">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A6A09"/>
    <w:rsid w:val="000028C7"/>
    <w:rsid w:val="001A2DD6"/>
    <w:rsid w:val="001F4353"/>
    <w:rsid w:val="00214F3C"/>
    <w:rsid w:val="0025215D"/>
    <w:rsid w:val="00324D5C"/>
    <w:rsid w:val="003B7A34"/>
    <w:rsid w:val="003E4224"/>
    <w:rsid w:val="00445B08"/>
    <w:rsid w:val="004D60FA"/>
    <w:rsid w:val="005738D4"/>
    <w:rsid w:val="005F0943"/>
    <w:rsid w:val="00634022"/>
    <w:rsid w:val="008564E4"/>
    <w:rsid w:val="008A4AD5"/>
    <w:rsid w:val="00906E0F"/>
    <w:rsid w:val="00AA61B6"/>
    <w:rsid w:val="00B56AFA"/>
    <w:rsid w:val="00BD5845"/>
    <w:rsid w:val="00CC22D1"/>
    <w:rsid w:val="00CC76D2"/>
    <w:rsid w:val="00CD1B2C"/>
    <w:rsid w:val="00DA200D"/>
    <w:rsid w:val="00DA6A09"/>
    <w:rsid w:val="00F748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e53912-9bf0-401a-9986-fe473525790c">
  <we:reference id="WA104382081" version="1.55.1.0" store="en-US" storeType="omex"/>
  <we:alternateReferences>
    <we:reference id="WA104382081" version="1.55.1.0" store="en-US" storeType="omex"/>
  </we:alternateReferences>
  <we:properties>
    <we:property name="MENDELEY_CITATIONS" value="[{&quot;citationID&quot;:&quot;MENDELEY_CITATION_865a5e61-cb38-41f6-8217-20eb81014d62&quot;,&quot;properties&quot;:{&quot;noteIndex&quot;:0},&quot;isEdited&quot;:false,&quot;manualOverride&quot;:{&quot;isManuallyOverridden&quot;:true,&quot;citeprocText&quot;:&quot;(Zhu et al., 2024)&quot;,&quot;manualOverrideText&quot;:&quot;(1)&quot;},&quot;citationTag&quot;:&quot;MENDELEY_CITATION_v3_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&quot;,&quot;citationItems&quot;:[{&quot;id&quot;:&quot;d600791b-ecd2-31ef-901f-5fcf21fdda57&quot;,&quot;itemData&quot;:{&quot;type&quot;:&quot;book&quot;,&quot;id&quot;:&quot;d600791b-ecd2-31ef-901f-5fcf21fdda57&quot;,&quot;title&quot;:&quot;Urban Construction and Management Engineering IV : proceedings of 2023 4th International Conference on Urban Construction amd Management Engineering (ICUCME 2023), Dali, China, 28-30 July 2023&quot;,&quot;author&quot;:[{&quot;family&quot;:&quot;Zhu&quot;,&quot;given&quot;:&quot;Qiming&quot;,&quot;parse-names&quot;:false,&quot;dropping-particle&quot;:&quot;&quot;,&quot;non-dropping-particle&quot;:&quot;&quot;},{&quot;family&quot;:&quot;Zhang&quot;,&quot;given&quot;:&quot;Hengjun&quot;,&quot;parse-names&quot;:false,&quot;dropping-particle&quot;:&quot;&quot;,&quot;non-dropping-particle&quot;:&quot;&quot;},{&quot;family&quot;:&quot;Ma&quot;,&quot;given&quot;:&quot;Zongmin&quot;,&quot;parse-names&quot;:false,&quot;dropping-particle&quot;:&quot;&quot;,&quot;non-dropping-particle&quot;:&quot;&quot;},{&quot;family&quot;:&quot;Chen&quot;,&quot;given&quot;:&quot;Yali&quot;,&quot;parse-names&quot;:false,&quot;dropping-particle&quot;:&quot;&quot;,&quot;non-dropping-particle&quot;:&quot;&quot;},{&quot;family&quot;:&quot;Zhuang&quot;,&quot;given&quot;:&quot;Hongwei&quot;,&quot;parse-names&quot;:false,&quot;dropping-particle&quot;:&quot;&quot;,&quot;non-dropping-particle&quot;:&quot;&quot;}],&quot;ISBN&quot;:&quot;9781032626420&quot;,&quot;issued&quot;:{&quot;date-parts&quot;:[[2024]]},&quot;abstract&quot;:&quot;First edition. Urban Construction and Management Engineering IV focuses on the research of construction technology and the engineering management in urban construction. This proceedings gathers the most cutting-edge research and achievements, and will provide scholars and engineers with preferable research directions and engineering solutions as reference. Subjects in this proceedings include: Civil Engineering Engineering Structure Engineering Management Low Carbon City Urban Management The works of this proceedings encourages development of civil engineering and construction technology. Thereby, the work promotes scientific information interchange between scholars from the top universities, research centers and high-tech enterprises working all around the world. ·Civil Engineering·Engineering Structure·Engineering Management·Low Carbon City·Urban Management&quot;,&quot;edition&quot;:&quot;1st &quot;,&quot;publisher&quot;:&quot;CRC Press, Taylor &amp; Francis Group&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6955136631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Placeholder3</b:Tag>
    <b:SourceType>Report</b:SourceType>
    <b:Guid>{61709656-5654-4E45-87A6-00C25ABBDFFC}</b:Guid>
    <b:RefOrder>24</b:RefOrder>
  </b:Source>
  <b:Source>
    <b:Tag>Zhu24</b:Tag>
    <b:SourceType>JournalArticle</b:SourceType>
    <b:Guid>{5D34EC39-5EA4-416B-B4DA-5FA3C0984F08}</b:Guid>
    <b:Author>
      <b:Author>
        <b:NameList>
          <b:Person>
            <b:Last>Zhu</b:Last>
            <b:First>Qiming</b:First>
          </b:Person>
          <b:Person>
            <b:Last>Zhang</b:Last>
            <b:First>Hengjun</b:First>
          </b:Person>
          <b:Person>
            <b:Last>Ma</b:Last>
            <b:First>Zongmin</b:First>
          </b:Person>
          <b:Person>
            <b:Last>Chen</b:Last>
            <b:First>Yali</b:First>
          </b:Person>
          <b:Person>
            <b:Last>Zhuang</b:Last>
            <b:First>Hongwei</b:First>
          </b:Person>
        </b:NameList>
      </b:Author>
    </b:Author>
    <b:Title>Crowd behavior evacuation models</b:Title>
    <b:JournalName> In Urban Construction and Management Engineering IV </b:JournalName>
    <b:Year>2024</b:Year>
    <b:Pages>1002-1012</b:Pages>
    <b:RefOrder>1</b:RefOrder>
  </b:Source>
  <b:Source>
    <b:Tag>2</b:Tag>
    <b:SourceType>JournalArticle</b:SourceType>
    <b:Guid>{BBBF2F6A-8355-4286-B00C-CA7EDF7A3330}</b:Guid>
    <b:Author>
      <b:Author>
        <b:NameList>
          <b:Person>
            <b:Last>Islas-Toski</b:Last>
            <b:First>Miguel</b:First>
          </b:Person>
          <b:Person>
            <b:Last>Cuevas</b:Last>
            <b:First>Erik</b:First>
          </b:Person>
          <b:Person>
            <b:Last>Pérez-Cisneros</b:Last>
            <b:First>Marco</b:First>
          </b:Person>
          <b:Person>
            <b:Last>Escobar</b:Last>
            <b:First>Héctor</b:First>
          </b:Person>
        </b:NameList>
      </b:Author>
    </b:Author>
    <b:Title>Agent-Based Evacuation Modeling: Enhancing Building Safety in Emergency Scenarios</b:Title>
    <b:JournalName>Smart Cities</b:JournalName>
    <b:Year>2024</b:Year>
    <b:Pages>3165-3187</b:Pages>
    <b:Volume>VII</b:Volume>
    <b:Issue>6</b:Issue>
    <b:RefOrder>2</b:RefOrder>
  </b:Source>
  <b:Source>
    <b:Tag>4</b:Tag>
    <b:SourceType>JournalArticle</b:SourceType>
    <b:Guid>{88DAD2CA-BF2D-4128-A8F1-4B2C079EE236}</b:Guid>
    <b:Author>
      <b:Author>
        <b:NameList>
          <b:Person>
            <b:Last>Keykhaei</b:Last>
            <b:First>Mahdi</b:First>
          </b:Person>
          <b:Person>
            <b:Last>Neysani Samany</b:Last>
            <b:First>Najmeh</b:First>
          </b:Person>
          <b:Person>
            <b:Last>Jelokhani-Niaraki</b:Last>
            <b:First>Mohammadreza</b:First>
          </b:Person>
          <b:Person>
            <b:Last>Zlatanova</b:Last>
            <b:First>Sisi</b:First>
          </b:Person>
        </b:NameList>
      </b:Author>
    </b:Author>
    <b:Title>Multi-agent-based human cognition simulation of Situation-aware earthquake emergency evacuation</b:Title>
    <b:JournalName>International Journal of Disaster Risk Reduction</b:JournalName>
    <b:Year>2024</b:Year>
    <b:Pages>104183</b:Pages>
    <b:Volume>100</b:Volume>
    <b:RefOrder>4</b:RefOrder>
  </b:Source>
  <b:Source>
    <b:Tag>3</b:Tag>
    <b:SourceType>JournalArticle</b:SourceType>
    <b:Guid>{F689923C-4D18-47D7-9066-62A3E810C4F1}</b:Guid>
    <b:Author>
      <b:Author>
        <b:NameList>
          <b:Person>
            <b:Last>Zhang</b:Last>
            <b:First>Xiaoyan</b:First>
          </b:Person>
          <b:Person>
            <b:Last>Dunn</b:Last>
            <b:First>Sarah</b:First>
          </b:Person>
          <b:Person>
            <b:Last>Luo</b:Last>
            <b:First>Yaozhi</b:First>
          </b:Person>
          <b:Person>
            <b:Last>Shen</b:Last>
            <b:First>Yanbin</b:First>
          </b:Person>
        </b:NameList>
      </b:Author>
    </b:Author>
    <b:Title>Integrating human behaviors in an agent-based model for multi-floor building emergency evacuation</b:Title>
    <b:JournalName>Journal of Building Engineering</b:JournalName>
    <b:Year>2025</b:Year>
    <b:Pages>113716</b:Pages>
    <b:Volume>112</b:Volume>
    <b:RefOrder>3</b:RefOrder>
  </b:Source>
  <b:Source>
    <b:Tag>5</b:Tag>
    <b:SourceType>JournalArticle</b:SourceType>
    <b:Guid>{D23AC2D7-1142-49B4-8F79-6CBBC9C62AB0}</b:Guid>
    <b:Author>
      <b:Author>
        <b:NameList>
          <b:Person>
            <b:Last>Othman Shalihin</b:Last>
            <b:First>Muhammad</b:First>
          </b:Person>
          <b:Person>
            <b:Last>Tan</b:Last>
            <b:First>Gary</b:First>
          </b:Person>
        </b:NameList>
      </b:Author>
    </b:Author>
    <b:Title>A Prescriptive Simulation Framework with Realistic Behavioural Modelling for Emergency Evacuations</b:Title>
    <b:JournalName>ACM Transactions on Modeling and Computer Simulation</b:JournalName>
    <b:Year>2024</b:Year>
    <b:Pages>1-24</b:Pages>
    <b:Volume>34</b:Volume>
    <b:Issue>1</b:Issue>
    <b:RefOrder>5</b:RefOrder>
  </b:Source>
  <b:Source>
    <b:Tag>1</b:Tag>
    <b:SourceType>JournalArticle</b:SourceType>
    <b:Guid>{427D052B-C64F-4DFF-9E18-86CDE9142919}</b:Guid>
    <b:Author>
      <b:Author>
        <b:NameList>
          <b:Person>
            <b:Last>Zhu</b:Last>
            <b:First>Qiming</b:First>
          </b:Person>
          <b:Person>
            <b:Last>Zhang</b:Last>
            <b:First>Hengjun</b:First>
          </b:Person>
          <b:Person>
            <b:Last>Ma</b:Last>
            <b:First>Zongmin</b:First>
          </b:Person>
          <b:Person>
            <b:Last>Chen</b:Last>
            <b:First>Yali</b:First>
          </b:Person>
          <b:Person>
            <b:Last>Zhuang</b:Last>
            <b:First>Hongwei</b:First>
          </b:Person>
        </b:NameList>
      </b:Author>
    </b:Author>
    <b:Title>Crowd behavior evacuation models</b:Title>
    <b:JournalName>Urban Construction and Management Engineering IV</b:JournalName>
    <b:Year>2024</b:Year>
    <b:Pages>1002-1012</b:Pages>
    <b:RefOrder>25</b:RefOrder>
  </b:Source>
  <b:Source>
    <b:Tag>Wan24</b:Tag>
    <b:SourceType>JournalArticle</b:SourceType>
    <b:Guid>{9467327B-DF54-4F20-B046-965C0382ED59}</b:Guid>
    <b:Author>
      <b:Author>
        <b:NameList>
          <b:Person>
            <b:Last>Wang</b:Last>
            <b:First>Lixiao</b:First>
          </b:Person>
          <b:Person>
            <b:Last>Zhang</b:Last>
            <b:First>Zhenya</b:First>
          </b:Person>
          <b:Person>
            <b:Last>Lu</b:Last>
            <b:First>Shijun</b:First>
          </b:Person>
          <b:Person>
            <b:Last>Wang</b:Last>
            <b:First>JIanhu</b:First>
          </b:Person>
        </b:NameList>
      </b:Author>
    </b:Author>
    <b:Title>Behavior Selection Models of Fire Evacuations with the Consideration of Adaptive Evacuation Psychologies</b:Title>
    <b:JournalName>Sustainability</b:JournalName>
    <b:Year>2024</b:Year>
    <b:Pages>3607</b:Pages>
    <b:Volume>XVI</b:Volume>
    <b:Issue>9</b:Issue>
    <b:RefOrder>6</b:RefOrder>
  </b:Source>
  <b:Source>
    <b:Tag>Kar24</b:Tag>
    <b:SourceType>JournalArticle</b:SourceType>
    <b:Guid>{2593C5DB-8267-4A93-82DF-AE0BAB825C2F}</b:Guid>
    <b:Author>
      <b:Author>
        <b:NameList>
          <b:Person>
            <b:Last>Karampotsis</b:Last>
            <b:First>Evangelos</b:First>
          </b:Person>
          <b:Person>
            <b:Last>Kioskli</b:Last>
            <b:First>Kitty</b:First>
          </b:Person>
          <b:Person>
            <b:Last>Tsirimpa</b:Last>
            <b:First>Athina</b:First>
          </b:Person>
          <b:Person>
            <b:Last>Dounias</b:Last>
            <b:First>Georgios</b:First>
          </b:Person>
          <b:Person>
            <b:Last>Polydoropoulou</b:Last>
            <b:First>Amalia</b:First>
          </b:Person>
        </b:NameList>
      </b:Author>
    </b:Author>
    <b:Title>Understanding evacuation behavior for effective disaster preparedness: a hybrid machine learning approach</b:Title>
    <b:JournalName>Natural Hazards</b:JournalName>
    <b:Year>2024</b:Year>
    <b:Pages>13627-13665</b:Pages>
    <b:Volume>120</b:Volume>
    <b:Issue>14</b:Issue>
    <b:RefOrder>7</b:RefOrder>
  </b:Source>
  <b:Source>
    <b:Tag>8</b:Tag>
    <b:SourceType>JournalArticle</b:SourceType>
    <b:Guid>{995D3A47-F2DE-4A5A-AD81-AD995C54CFDE}</b:Guid>
    <b:Author>
      <b:Author>
        <b:NameList>
          <b:Person>
            <b:Last>Ahmadi</b:Last>
            <b:First>Maryam</b:First>
          </b:Person>
          <b:Person>
            <b:Last>Ahmadi</b:Last>
            <b:First>Atie</b:First>
          </b:Person>
          <b:Person>
            <b:Last>Yousefi</b:Last>
            <b:First>Saied</b:First>
          </b:Person>
        </b:NameList>
      </b:Author>
    </b:Author>
    <b:Title>Human behavior and decision-making in earthquake emergencies: insights from virtual reality and serious games</b:Title>
    <b:JournalName> International Journal of Construction Management</b:JournalName>
    <b:Year>2025</b:Year>
    <b:Pages>1254-1272</b:Pages>
    <b:Volume>25</b:Volume>
    <b:Issue>11</b:Issue>
    <b:RefOrder>8</b:RefOrder>
  </b:Source>
  <b:Source>
    <b:Tag>Ras25</b:Tag>
    <b:SourceType>JournalArticle</b:SourceType>
    <b:Guid>{F133B365-C0B4-49C9-89BF-DB2127432066}</b:Guid>
    <b:Author>
      <b:Author>
        <b:NameList>
          <b:Person>
            <b:Last>Rashid</b:Last>
            <b:First>Md</b:First>
            <b:Middle>Mobasshir</b:Middle>
          </b:Person>
          <b:Person>
            <b:Last>Dey Tirtha</b:Last>
            <b:First>Sudipta</b:First>
          </b:Person>
          <b:Person>
            <b:Last>Eluru</b:Last>
            <b:First>Naveen</b:First>
          </b:Person>
          <b:Person>
            <b:Last>Hasan</b:Last>
            <b:First>Samiul</b:First>
          </b:Person>
        </b:NameList>
      </b:Author>
    </b:Author>
    <b:Title>Understanding hurricane evacuation behavior from Facebook data</b:Title>
    <b:JournalName>International Journal of Disaster Risk Reduction</b:JournalName>
    <b:Year>2025</b:Year>
    <b:Pages>105147</b:Pages>
    <b:Volume>116</b:Volume>
    <b:RefOrder>9</b:RefOrder>
  </b:Source>
  <b:Source>
    <b:Tag>Sen24</b:Tag>
    <b:SourceType>JournalArticle</b:SourceType>
    <b:Guid>{C12EFF50-59A9-4159-B482-C314E9CC501A}</b:Guid>
    <b:Author>
      <b:Author>
        <b:NameList>
          <b:Person>
            <b:Last>Sen Gupta</b:Last>
            <b:First>Himadri</b:First>
          </b:Person>
          <b:Person>
            <b:Last>Gonzalez</b:Last>
            <b:First>Andres</b:First>
            <b:Middle>D.</b:Middle>
          </b:Person>
          <b:Person>
            <b:Last>Jnad</b:Last>
            <b:First>Rasha</b:First>
          </b:Person>
          <b:Person>
            <b:Last>Sabarethinam</b:Last>
            <b:First>Kameshwar</b:First>
          </b:Person>
        </b:NameList>
      </b:Author>
    </b:Author>
    <b:Title>Fairness-driven multi-objective optimization for evacuation planning in natural disasters</b:Title>
    <b:JournalName>In International Conference on Transportation and Development 2024</b:JournalName>
    <b:Year>2024</b:Year>
    <b:Pages>170-180</b:Pages>
    <b:RefOrder>10</b:RefOrder>
  </b:Source>
  <b:Source>
    <b:Tag>Din26</b:Tag>
    <b:SourceType>Report</b:SourceType>
    <b:Guid>{56AB2645-F129-4320-B5B7-C5E40403E43E}</b:Guid>
    <b:Author>
      <b:Author>
        <b:NameList>
          <b:Person>
            <b:Last>Ding</b:Last>
            <b:First>Hao</b:First>
          </b:Person>
          <b:Person>
            <b:Last>Blumenberg</b:Last>
            <b:First>Evelyn</b:First>
          </b:Person>
        </b:NameList>
      </b:Author>
    </b:Author>
    <b:Title>Evacuation Challenges During the Palisades Fire: Initial Insights</b:Title>
    <b:Year>2026</b:Year>
    <b:Publisher>University of California</b:Publisher>
    <b:RefOrder>11</b:RefOrder>
  </b:Source>
  <b:Source>
    <b:Tag>12</b:Tag>
    <b:SourceType>JournalArticle</b:SourceType>
    <b:Guid>{F59E3891-0B4C-441F-93E6-23C101616608}</b:Guid>
    <b:Title>Analyzing wildfire evacuation dynamics with agent-based modeling in damaged road networks.</b:Title>
    <b:Year>2025</b:Year>
    <b:Author>
      <b:Author>
        <b:NameList>
          <b:Person>
            <b:Last>Ma</b:Last>
            <b:First>Fangjiao</b:First>
          </b:Person>
          <b:Person>
            <b:Last>Yun Lee</b:Last>
            <b:First>Ji</b:First>
          </b:Person>
        </b:NameList>
      </b:Author>
    </b:Author>
    <b:JournalName>Safety Science</b:JournalName>
    <b:Pages>106835</b:Pages>
    <b:Volume>187</b:Volume>
    <b:RefOrder>12</b:RefOrder>
  </b:Source>
  <b:Source>
    <b:Tag>LiP24</b:Tag>
    <b:SourceType>JournalArticle</b:SourceType>
    <b:Guid>{8B34D186-BD64-4E3E-B7EC-59464077DAC2}</b:Guid>
    <b:Author>
      <b:Author>
        <b:NameList>
          <b:Person>
            <b:Last>Li</b:Last>
            <b:First>Pengshun</b:First>
          </b:Person>
          <b:Person>
            <b:Last>Zhao</b:Last>
            <b:First>BIngyu</b:First>
          </b:Person>
          <b:Person>
            <b:Last>Comfort</b:Last>
            <b:First>Louise</b:First>
          </b:Person>
        </b:NameList>
      </b:Author>
    </b:Author>
    <b:Title>Exploring Wildfire Evacuation Strategies for Diverse Communities</b:Title>
    <b:JournalName>Transportation Research Record</b:JournalName>
    <b:Year>2024</b:Year>
    <b:Pages>719-735</b:Pages>
    <b:Volume>2678</b:Volume>
    <b:Issue>11</b:Issue>
    <b:RefOrder>13</b:RefOrder>
  </b:Source>
  <b:Source>
    <b:Tag>Big25</b:Tag>
    <b:SourceType>JournalArticle</b:SourceType>
    <b:Guid>{ADA0D741-C563-43FA-92BB-1242F28D1A44}</b:Guid>
    <b:Author>
      <b:Author>
        <b:NameList>
          <b:Person>
            <b:Last>Bigdellou</b:Last>
            <b:First>Saeide</b:First>
          </b:Person>
          <b:Person>
            <b:Last>Chen</b:Last>
            <b:First>QIan</b:First>
          </b:Person>
          <b:Person>
            <b:Last>Beheshti</b:Last>
            <b:First>Saeed</b:First>
          </b:Person>
        </b:NameList>
      </b:Author>
    </b:Author>
    <b:Title>A novel Hybrid PSO-Heuristic Algorithm with Combinatorial Benders' Cuts for maximal evacuation planning in wildfire disasters.</b:Title>
    <b:JournalName>Applied Mathematical Modeling</b:JournalName>
    <b:Year>2025</b:Year>
    <b:Pages>116131</b:Pages>
    <b:Volume>145</b:Volume>
    <b:RefOrder>14</b:RefOrder>
  </b:Source>
  <b:Source>
    <b:Tag>Jia26</b:Tag>
    <b:SourceType>Report</b:SourceType>
    <b:Guid>{C02610E5-266C-453B-B0B2-A4F78A59873A}</b:Guid>
    <b:Author>
      <b:Author>
        <b:NameList>
          <b:Person>
            <b:Last>Jiang</b:Last>
            <b:First>Shangkun</b:First>
          </b:Person>
          <b:Person>
            <b:Last>Lovreglio</b:Last>
            <b:First>Ruggiero</b:First>
          </b:Person>
          <b:Person>
            <b:Last>Cova</b:Last>
            <b:First>Thomas</b:First>
            <b:Middle>J.</b:Middle>
          </b:Person>
          <b:Person>
            <b:Last>Park</b:Last>
            <b:First>Sangung</b:First>
          </b:Person>
          <b:Person>
            <b:Last>Xu</b:Last>
            <b:First>Susu</b:First>
          </b:Person>
          <b:Person>
            <b:Last>Zhao</b:Last>
            <b:First>Xilei</b:First>
          </b:Person>
        </b:NameList>
      </b:Author>
    </b:Author>
    <b:Title>Wildfire Evacuation Analysis Using Facebook Data: Evidence from Palisades and Eaton Fires</b:Title>
    <b:Year>2026</b:Year>
    <b:Publisher>Arxiv</b:Publisher>
    <b:RefOrder>15</b:RefOrder>
  </b:Source>
  <b:Source>
    <b:Tag>Kin251</b:Tag>
    <b:SourceType>JournalArticle</b:SourceType>
    <b:Guid>{D8FCEAA7-79DD-4930-87BF-94996DB79ADF}</b:Guid>
    <b:Author>
      <b:Author>
        <b:NameList>
          <b:Person>
            <b:Last>Kinkel</b:Last>
            <b:First>Erica</b:First>
          </b:Person>
          <b:Person>
            <b:Last>van der Wal</b:Last>
            <b:First>C.</b:First>
            <b:Middle>Natalie</b:Middle>
          </b:Person>
          <b:Person>
            <b:Last>Ronchi</b:Last>
            <b:First>Enrico</b:First>
          </b:Person>
          <b:Person>
            <b:Last>Kuligowski</b:Last>
            <b:First>Erica</b:First>
            <b:Middle>D.</b:Middle>
          </b:Person>
        </b:NameList>
      </b:Author>
    </b:Author>
    <b:Title>Gaps in Human Behaviour in Fires Research: A Scoping Review.</b:Title>
    <b:Year>2025</b:Year>
    <b:JournalName>Fire Technology</b:JournalName>
    <b:Pages>5963-6001</b:Pages>
    <b:Volume>61</b:Volume>
    <b:RefOrder>18</b:RefOrder>
  </b:Source>
  <b:Source>
    <b:Tag>Ron24</b:Tag>
    <b:SourceType>JournalArticle</b:SourceType>
    <b:Guid>{F157228E-A529-4FCE-93CA-4540637BEABC}</b:Guid>
    <b:Title>Determinants of Gaps in Human Behaviour in Fire Research</b:Title>
    <b:JournalName>Fire Technology</b:JournalName>
    <b:Year>2024</b:Year>
    <b:Pages>4261-4271</b:Pages>
    <b:Volume>61</b:Volume>
    <b:Author>
      <b:Author>
        <b:NameList>
          <b:Person>
            <b:Last>Ronchi</b:Last>
            <b:First>E.</b:First>
          </b:Person>
          <b:Person>
            <b:Last>Kapalo</b:Last>
            <b:First>K</b:First>
          </b:Person>
          <b:Person>
            <b:Last>Bode</b:Last>
            <b:First>N.</b:First>
          </b:Person>
          <b:Person>
            <b:Last>Boyce</b:Last>
            <b:First>K.</b:First>
          </b:Person>
          <b:Person>
            <b:Last>Cuesta</b:Last>
            <b:First>A</b:First>
          </b:Person>
          <b:Person>
            <b:Last>Feng</b:Last>
            <b:First>Y</b:First>
          </b:Person>
          <b:Person>
            <b:Last>... &amp; Wong</b:Last>
            <b:First>S.</b:First>
            <b:Middle>D</b:Middle>
          </b:Person>
        </b:NameList>
      </b:Author>
    </b:Author>
    <b:RefOrder>19</b:RefOrder>
  </b:Source>
  <b:Source>
    <b:Tag>For24</b:Tag>
    <b:SourceType>JournalArticle</b:SourceType>
    <b:Guid>{8A32CA65-BA2B-450E-916E-3BF96A671283}</b:Guid>
    <b:Author>
      <b:Author>
        <b:NameList>
          <b:Person>
            <b:Last>Forrister</b:Last>
            <b:First>Ana</b:First>
          </b:Person>
          <b:Person>
            <b:Last>Kuligowski</b:Last>
            <b:First>Erica</b:First>
            <b:Middle>D.</b:Middle>
          </b:Person>
          <b:Person>
            <b:Last>Sun</b:Last>
            <b:First>Yuran</b:First>
          </b:Person>
          <b:Person>
            <b:Last>Yan</b:Last>
            <b:First>Xiang</b:First>
          </b:Person>
          <b:Person>
            <b:Last>Lovreglio</b:Last>
            <b:First>Ruggiero</b:First>
          </b:Person>
          <b:Person>
            <b:Last>Cova</b:Last>
            <b:First>Thomas</b:First>
            <b:Middle>J.</b:Middle>
          </b:Person>
          <b:Person>
            <b:Last>Zhao</b:Last>
            <b:First>Xilei</b:First>
          </b:Person>
        </b:NameList>
      </b:Author>
    </b:Author>
    <b:Title>Analyzing risk perception, evacuation decision and delay time: a case study of the 2021 Marshall Fire in Colorado</b:Title>
    <b:JournalName>Travel Behaviour and Society </b:JournalName>
    <b:Year>2024</b:Year>
    <b:Pages>100729</b:Pages>
    <b:Volume>35</b:Volume>
    <b:RefOrder>16</b:RefOrder>
  </b:Source>
  <b:Source>
    <b:Tag>Ele25</b:Tag>
    <b:SourceType>Report</b:SourceType>
    <b:Guid>{9538F163-7DB3-4AE1-AA59-22D210552C30}</b:Guid>
    <b:Title>Behavioral response to mobile phone evacuation alerts</b:Title>
    <b:Year>2025</b:Year>
    <b:Author>
      <b:Author>
        <b:NameList>
          <b:Person>
            <b:Last>Elejalde</b:Last>
            <b:First>Erick</b:First>
          </b:Person>
          <b:Person>
            <b:Last>Naushirvanov</b:Last>
            <b:First>Timur</b:First>
          </b:Person>
          <b:Person>
            <b:Last>Kalimeri</b:Last>
            <b:First>Kyriaki</b:First>
          </b:Person>
          <b:Person>
            <b:Last>Omodei</b:Last>
            <b:First>Elisa</b:First>
          </b:Person>
          <b:Person>
            <b:Last>Karsai</b:Last>
            <b:First>Márton</b:First>
          </b:Person>
          <b:Person>
            <b:Last>Bravo</b:Last>
            <b:First>Loreto</b:First>
          </b:Person>
          <b:Person>
            <b:Last>Ferres</b:Last>
            <b:First>Leo</b:First>
          </b:Person>
        </b:NameList>
      </b:Author>
    </b:Author>
    <b:Publisher>arXiv</b:Publisher>
    <b:RefOrder>17</b:RefOrder>
  </b:Source>
  <b:Source>
    <b:Tag>Van25</b:Tag>
    <b:SourceType>Report</b:SourceType>
    <b:Guid>{055F1331-4F13-4605-9DA9-22FADF2BE901}</b:Guid>
    <b:Author>
      <b:Author>
        <b:NameList>
          <b:Person>
            <b:Last>Van Heerden</b:Last>
            <b:First>Kara</b:First>
            <b:Middle>Annelize</b:Middle>
          </b:Person>
        </b:NameList>
      </b:Author>
    </b:Author>
    <b:Title> Understanding Human Behaviour in Wildland-Urban Interface Fires: A South African Case Study Using Reflexive Thematic Analysis </b:Title>
    <b:Year>2025</b:Year>
    <b:Publisher>Stellenbosch University </b:Publisher>
    <b:RefOrder>20</b:RefOrder>
  </b:Source>
  <b:Source>
    <b:Tag>Che25</b:Tag>
    <b:SourceType>Report</b:SourceType>
    <b:Guid>{3B8A28EA-5748-40F8-98D5-C27A2502DD06}</b:Guid>
    <b:Author>
      <b:Author>
        <b:NameList>
          <b:Person>
            <b:Last>Chen</b:Last>
            <b:First>Ruxiao</b:First>
          </b:Person>
          <b:Person>
            <b:Last>Wang</b:Last>
            <b:First>Chenguang</b:First>
          </b:Person>
          <b:Person>
            <b:Last>Sun</b:Last>
            <b:First>Yuran</b:First>
          </b:Person>
          <b:Person>
            <b:Last>Zhao</b:Last>
            <b:First>Xilei</b:First>
          </b:Person>
          <b:Person>
            <b:Last>Xu</b:Last>
            <b:First>Susu</b:First>
          </b:Person>
        </b:NameList>
      </b:Author>
    </b:Author>
    <b:Title>From Perceptions to Decisions: Wildfire Evacuation Decision Prediction with Behavioral Theory-informed LLMs</b:Title>
    <b:Year>2025</b:Year>
    <b:Publisher>arXiv</b:Publisher>
    <b:RefOrder>21</b:RefOrder>
  </b:Source>
  <b:Source>
    <b:Tag>WuJ24</b:Tag>
    <b:SourceType>Report</b:SourceType>
    <b:Guid>{6F538C98-79BD-4B23-9B76-7269DAA48521}</b:Guid>
    <b:Title>Queries Optimised LLM-Empowered Active Learning for Social Media Analysis of Human Behaviour in Bushfire Evacuations</b:Title>
    <b:Year>2024</b:Year>
    <b:Publisher>Springer Nature Singapore</b:Publisher>
    <b:Author>
      <b:Author>
        <b:NameList>
          <b:Person>
            <b:Last>Wu</b:Last>
            <b:First>Junfeng</b:First>
          </b:Person>
          <b:Person>
            <b:Last>Zhou</b:Last>
            <b:First>Xiangmin</b:First>
          </b:Person>
          <b:Person>
            <b:Last>Kuligowski</b:Last>
            <b:First>Erica</b:First>
          </b:Person>
          <b:Person>
            <b:Last>Zhang</b:Last>
            <b:First>Yanchun</b:First>
          </b:Person>
        </b:NameList>
      </b:Author>
    </b:Author>
    <b:JournalName>Databases Theory and Applications</b:JournalName>
    <b:Pages>17-29</b:Pages>
    <b:RefOrder>22</b:RefOrder>
  </b:Source>
  <b:Source>
    <b:Tag>Lab24</b:Tag>
    <b:SourceType>JournalArticle</b:SourceType>
    <b:Guid>{7A96BAF3-FDDD-4ABE-97A8-D99BE73725B5}</b:Guid>
    <b:Author>
      <b:Author>
        <b:NameList>
          <b:Person>
            <b:Last>Labhiri</b:Last>
            <b:First>Amina</b:First>
          </b:Person>
          <b:Person>
            <b:Last>Vaiciulyte</b:Last>
            <b:First>Sandra</b:First>
          </b:Person>
          <b:Person>
            <b:Last>Kuligowski</b:Last>
            <b:First>Erica</b:First>
          </b:Person>
          <b:Person>
            <b:Last>Ronchi</b:Last>
            <b:First>Enrico</b:First>
          </b:Person>
        </b:NameList>
      </b:Author>
    </b:Author>
    <b:Title>Evacuation decisions of tourists in wildfire scenarios</b:Title>
    <b:Year>2024</b:Year>
    <b:JournalName>International Journal of Disaster Risk Reduction</b:JournalName>
    <b:Pages>104836</b:Pages>
    <b:Volume>113</b:Volume>
    <b:RefOrder>23</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E6D9DA1C20CC214382A5A1949C3F218F" ma:contentTypeVersion="4" ma:contentTypeDescription="Create a new document." ma:contentTypeScope="" ma:versionID="429903e9c174d51f934ee6b4a61a413a">
  <xsd:schema xmlns:xsd="http://www.w3.org/2001/XMLSchema" xmlns:xs="http://www.w3.org/2001/XMLSchema" xmlns:p="http://schemas.microsoft.com/office/2006/metadata/properties" xmlns:ns3="4ad3f462-c7bf-481d-bc44-d6a941574ebb" targetNamespace="http://schemas.microsoft.com/office/2006/metadata/properties" ma:root="true" ma:fieldsID="1c403787239f118ccc313f7c4321e2f0" ns3:_="">
    <xsd:import namespace="4ad3f462-c7bf-481d-bc44-d6a941574eb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d3f462-c7bf-481d-bc44-d6a941574eb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33DC03-92FC-481C-ABBD-7CDFDD12A9F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B1445D4-B806-4A0C-BD43-8C50CA12EC77}">
  <ds:schemaRefs>
    <ds:schemaRef ds:uri="http://schemas.openxmlformats.org/officeDocument/2006/bibliography"/>
  </ds:schemaRefs>
</ds:datastoreItem>
</file>

<file path=customXml/itemProps3.xml><?xml version="1.0" encoding="utf-8"?>
<ds:datastoreItem xmlns:ds="http://schemas.openxmlformats.org/officeDocument/2006/customXml" ds:itemID="{4138A94F-AF27-4490-B7E5-A475B9903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d3f462-c7bf-481d-bc44-d6a941574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F4A819-BC32-46CC-B43D-5B7931C73B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47</Pages>
  <Words>12956</Words>
  <Characters>73853</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Tarannom Parhizkar</dc:creator>
  <cp:keywords/>
  <dc:description/>
  <cp:lastModifiedBy>Uzair Hammad</cp:lastModifiedBy>
  <cp:revision>20</cp:revision>
  <dcterms:created xsi:type="dcterms:W3CDTF">2026-01-30T11:21:00Z</dcterms:created>
  <dcterms:modified xsi:type="dcterms:W3CDTF">2026-02-09T01:40:00Z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0x010100E6D9DA1C20CC214382A5A1949C3F218F</vt:lpwstr>
  </property>
</Properties>
</file>